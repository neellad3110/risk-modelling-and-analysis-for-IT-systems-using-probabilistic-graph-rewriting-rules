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6009" w14:textId="77777777" w:rsidR="00203965" w:rsidRPr="000A0CD5" w:rsidRDefault="00203965" w:rsidP="00203965">
      <w:pPr>
        <w:jc w:val="center"/>
        <w:rPr>
          <w:b/>
          <w:bCs/>
        </w:rPr>
      </w:pPr>
    </w:p>
    <w:p w14:paraId="1A6B2E4F" w14:textId="77777777" w:rsidR="00203965" w:rsidRPr="000A0CD5" w:rsidRDefault="00203965" w:rsidP="00203965">
      <w:pPr>
        <w:jc w:val="center"/>
        <w:rPr>
          <w:b/>
          <w:bCs/>
        </w:rPr>
      </w:pPr>
    </w:p>
    <w:p w14:paraId="1CDC5C0D" w14:textId="77777777" w:rsidR="00203965" w:rsidRPr="000A0CD5" w:rsidRDefault="00203965" w:rsidP="00203965">
      <w:pPr>
        <w:jc w:val="center"/>
        <w:rPr>
          <w:b/>
          <w:bCs/>
        </w:rPr>
      </w:pPr>
      <w:r w:rsidRPr="000A0CD5">
        <w:rPr>
          <w:b/>
          <w:bCs/>
          <w:lang w:eastAsia="en-GB"/>
        </w:rPr>
        <w:drawing>
          <wp:inline distT="0" distB="0" distL="0" distR="0" wp14:anchorId="40430E40" wp14:editId="67867FE5">
            <wp:extent cx="3745966"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14:paraId="4CC41FE9" w14:textId="77777777" w:rsidR="00203965" w:rsidRPr="000A0CD5" w:rsidRDefault="00203965" w:rsidP="00203965">
      <w:pPr>
        <w:jc w:val="center"/>
        <w:rPr>
          <w:b/>
          <w:bCs/>
        </w:rPr>
      </w:pPr>
    </w:p>
    <w:p w14:paraId="1B090889" w14:textId="77777777" w:rsidR="00203965" w:rsidRPr="000A0CD5" w:rsidRDefault="00203965" w:rsidP="00203965">
      <w:pPr>
        <w:jc w:val="center"/>
      </w:pPr>
    </w:p>
    <w:p w14:paraId="44992FE8" w14:textId="77777777" w:rsidR="00203965" w:rsidRPr="000A0CD5" w:rsidRDefault="00203965" w:rsidP="00203965">
      <w:pPr>
        <w:jc w:val="center"/>
      </w:pPr>
    </w:p>
    <w:p w14:paraId="43CFC3B4" w14:textId="77777777" w:rsidR="00203965" w:rsidRPr="000A0CD5" w:rsidRDefault="00203965" w:rsidP="00203965">
      <w:pPr>
        <w:jc w:val="center"/>
      </w:pPr>
    </w:p>
    <w:p w14:paraId="1493A3DD" w14:textId="64DBF4F0" w:rsidR="00203965" w:rsidRPr="000A0CD5" w:rsidRDefault="003D6090" w:rsidP="00203965">
      <w:pPr>
        <w:spacing w:after="120"/>
        <w:jc w:val="center"/>
        <w:rPr>
          <w:rFonts w:ascii="Times New Roman" w:hAnsi="Times New Roman" w:cs="Times New Roman"/>
          <w:b/>
          <w:bCs/>
          <w:sz w:val="56"/>
          <w:szCs w:val="56"/>
        </w:rPr>
      </w:pPr>
      <w:r w:rsidRPr="000A0CD5">
        <w:rPr>
          <w:rFonts w:ascii="Times New Roman" w:hAnsi="Times New Roman" w:cs="Times New Roman"/>
          <w:b/>
          <w:bCs/>
          <w:sz w:val="56"/>
          <w:szCs w:val="56"/>
        </w:rPr>
        <w:t>School of Computing and Mathematical Sciences</w:t>
      </w:r>
    </w:p>
    <w:p w14:paraId="48D2CDC8" w14:textId="77777777" w:rsidR="005B0ED1" w:rsidRPr="000A0CD5" w:rsidRDefault="005B0ED1" w:rsidP="00203965">
      <w:pPr>
        <w:jc w:val="center"/>
        <w:rPr>
          <w:rFonts w:ascii="Times New Roman" w:hAnsi="Times New Roman" w:cs="Times New Roman"/>
          <w:b/>
          <w:bCs/>
          <w:sz w:val="56"/>
          <w:szCs w:val="56"/>
        </w:rPr>
      </w:pPr>
    </w:p>
    <w:p w14:paraId="0E169B7F" w14:textId="61E928E5" w:rsidR="00203965" w:rsidRPr="000A0CD5" w:rsidRDefault="00203965" w:rsidP="00203965">
      <w:pPr>
        <w:jc w:val="center"/>
        <w:rPr>
          <w:rFonts w:ascii="Times New Roman" w:hAnsi="Times New Roman" w:cs="Times New Roman"/>
          <w:b/>
          <w:bCs/>
          <w:sz w:val="48"/>
          <w:szCs w:val="48"/>
        </w:rPr>
      </w:pPr>
      <w:r w:rsidRPr="000A0CD5">
        <w:rPr>
          <w:rFonts w:ascii="Times New Roman" w:hAnsi="Times New Roman" w:cs="Times New Roman"/>
          <w:b/>
          <w:bCs/>
          <w:sz w:val="56"/>
          <w:szCs w:val="56"/>
        </w:rPr>
        <w:t>CO7201 Individual Project</w:t>
      </w:r>
    </w:p>
    <w:p w14:paraId="14580585" w14:textId="77777777" w:rsidR="00203965" w:rsidRPr="000A0CD5" w:rsidRDefault="00203965" w:rsidP="00203965">
      <w:pPr>
        <w:jc w:val="center"/>
        <w:rPr>
          <w:rFonts w:ascii="Times New Roman" w:hAnsi="Times New Roman" w:cs="Times New Roman"/>
          <w:b/>
          <w:bCs/>
          <w:sz w:val="48"/>
          <w:szCs w:val="48"/>
        </w:rPr>
      </w:pPr>
    </w:p>
    <w:p w14:paraId="0FD88381" w14:textId="77777777" w:rsidR="00203965" w:rsidRPr="000A0CD5" w:rsidRDefault="00203965" w:rsidP="00203965">
      <w:pPr>
        <w:jc w:val="center"/>
        <w:rPr>
          <w:rFonts w:ascii="Times New Roman" w:hAnsi="Times New Roman" w:cs="Times New Roman"/>
          <w:b/>
          <w:bCs/>
          <w:sz w:val="48"/>
          <w:szCs w:val="48"/>
        </w:rPr>
      </w:pPr>
    </w:p>
    <w:p w14:paraId="0039AA95" w14:textId="5C234792" w:rsidR="00203965" w:rsidRPr="000A0CD5" w:rsidRDefault="003D6090" w:rsidP="00203965">
      <w:pPr>
        <w:jc w:val="center"/>
        <w:rPr>
          <w:rFonts w:ascii="Times New Roman" w:hAnsi="Times New Roman" w:cs="Times New Roman"/>
          <w:b/>
          <w:bCs/>
          <w:sz w:val="48"/>
          <w:szCs w:val="96"/>
        </w:rPr>
      </w:pPr>
      <w:r w:rsidRPr="000A0CD5">
        <w:rPr>
          <w:rFonts w:ascii="Times New Roman" w:hAnsi="Times New Roman" w:cs="Times New Roman"/>
          <w:b/>
          <w:bCs/>
          <w:sz w:val="48"/>
          <w:szCs w:val="96"/>
        </w:rPr>
        <w:t>Final</w:t>
      </w:r>
      <w:r w:rsidR="00203965" w:rsidRPr="000A0CD5">
        <w:rPr>
          <w:rFonts w:ascii="Times New Roman" w:hAnsi="Times New Roman" w:cs="Times New Roman"/>
          <w:b/>
          <w:bCs/>
          <w:sz w:val="48"/>
          <w:szCs w:val="96"/>
        </w:rPr>
        <w:t xml:space="preserve"> Report </w:t>
      </w:r>
      <w:r w:rsidR="00CB7744" w:rsidRPr="000A0CD5">
        <w:rPr>
          <w:rFonts w:ascii="Times New Roman" w:hAnsi="Times New Roman" w:cs="Times New Roman"/>
          <w:b/>
          <w:bCs/>
          <w:sz w:val="48"/>
          <w:szCs w:val="96"/>
        </w:rPr>
        <w:t>Template</w:t>
      </w:r>
      <w:r w:rsidR="00203965" w:rsidRPr="000A0CD5">
        <w:rPr>
          <w:rFonts w:ascii="Times New Roman" w:hAnsi="Times New Roman" w:cs="Times New Roman"/>
          <w:b/>
          <w:bCs/>
          <w:sz w:val="48"/>
          <w:szCs w:val="96"/>
        </w:rPr>
        <w:t xml:space="preserve">    </w:t>
      </w:r>
    </w:p>
    <w:p w14:paraId="3F51CAE1" w14:textId="77777777" w:rsidR="00203965" w:rsidRPr="000A0CD5" w:rsidRDefault="00203965" w:rsidP="00203965">
      <w:pPr>
        <w:jc w:val="center"/>
        <w:rPr>
          <w:rFonts w:ascii="Times New Roman" w:hAnsi="Times New Roman" w:cs="Times New Roman"/>
          <w:b/>
          <w:bCs/>
          <w:sz w:val="48"/>
          <w:szCs w:val="96"/>
        </w:rPr>
      </w:pPr>
    </w:p>
    <w:p w14:paraId="3742A716" w14:textId="77777777" w:rsidR="00D94CDB" w:rsidRPr="00D94CDB" w:rsidRDefault="00D94CDB" w:rsidP="00D94CDB">
      <w:pPr>
        <w:jc w:val="center"/>
        <w:rPr>
          <w:rFonts w:ascii="Times New Roman" w:hAnsi="Times New Roman" w:cs="Times New Roman"/>
          <w:sz w:val="44"/>
          <w:szCs w:val="44"/>
        </w:rPr>
      </w:pPr>
      <w:r w:rsidRPr="00D94CDB">
        <w:rPr>
          <w:rFonts w:ascii="Times New Roman" w:hAnsi="Times New Roman" w:cs="Times New Roman"/>
          <w:sz w:val="44"/>
          <w:szCs w:val="44"/>
        </w:rPr>
        <w:t>Risk Modelling and Analysis for IT Systems using Probabilistic Graph Rewriting Rules </w:t>
      </w:r>
    </w:p>
    <w:p w14:paraId="0659565E" w14:textId="4C1C1CD0" w:rsidR="00D94CDB" w:rsidRPr="00D94CDB" w:rsidRDefault="00D94CDB" w:rsidP="00D94CDB">
      <w:pPr>
        <w:jc w:val="center"/>
        <w:rPr>
          <w:rFonts w:ascii="Times New Roman" w:hAnsi="Times New Roman" w:cs="Times New Roman"/>
          <w:sz w:val="44"/>
          <w:szCs w:val="44"/>
        </w:rPr>
      </w:pPr>
      <w:r w:rsidRPr="00D94CDB">
        <w:rPr>
          <w:rFonts w:ascii="Times New Roman" w:hAnsi="Times New Roman" w:cs="Times New Roman"/>
          <w:sz w:val="44"/>
          <w:szCs w:val="44"/>
        </w:rPr>
        <w:t> </w:t>
      </w:r>
      <w:r w:rsidRPr="00D94CDB">
        <w:rPr>
          <w:rFonts w:ascii="Times New Roman" w:hAnsi="Times New Roman" w:cs="Times New Roman"/>
          <w:b/>
          <w:bCs/>
          <w:sz w:val="28"/>
          <w:szCs w:val="28"/>
        </w:rPr>
        <w:t> </w:t>
      </w:r>
    </w:p>
    <w:p w14:paraId="2C52FCFC" w14:textId="77777777" w:rsidR="00D94CDB" w:rsidRPr="00D94CDB" w:rsidRDefault="00D94CDB" w:rsidP="00D94CDB">
      <w:pPr>
        <w:jc w:val="center"/>
        <w:rPr>
          <w:rFonts w:ascii="Times New Roman" w:hAnsi="Times New Roman" w:cs="Times New Roman"/>
          <w:b/>
          <w:bCs/>
          <w:sz w:val="28"/>
          <w:szCs w:val="28"/>
        </w:rPr>
      </w:pPr>
      <w:r w:rsidRPr="00D94CDB">
        <w:rPr>
          <w:rFonts w:ascii="Times New Roman" w:hAnsi="Times New Roman" w:cs="Times New Roman"/>
          <w:b/>
          <w:bCs/>
          <w:sz w:val="28"/>
          <w:szCs w:val="28"/>
        </w:rPr>
        <w:t>Neel Vinod Lad </w:t>
      </w:r>
    </w:p>
    <w:p w14:paraId="06C0292A" w14:textId="77777777" w:rsidR="00D94CDB" w:rsidRPr="00D94CDB" w:rsidRDefault="00D94CDB" w:rsidP="00D94CDB">
      <w:pPr>
        <w:jc w:val="center"/>
        <w:rPr>
          <w:rFonts w:ascii="Times New Roman" w:hAnsi="Times New Roman" w:cs="Times New Roman"/>
          <w:b/>
          <w:bCs/>
          <w:sz w:val="28"/>
          <w:szCs w:val="28"/>
        </w:rPr>
      </w:pPr>
      <w:r w:rsidRPr="00D94CDB">
        <w:rPr>
          <w:rFonts w:ascii="Times New Roman" w:hAnsi="Times New Roman" w:cs="Times New Roman"/>
          <w:b/>
          <w:bCs/>
          <w:sz w:val="28"/>
          <w:szCs w:val="28"/>
        </w:rPr>
        <w:t>nvl2@student.le.ac.uk </w:t>
      </w:r>
    </w:p>
    <w:p w14:paraId="14F7ED07" w14:textId="77777777" w:rsidR="00D94CDB" w:rsidRPr="00D94CDB" w:rsidRDefault="00D94CDB" w:rsidP="00D94CDB">
      <w:pPr>
        <w:jc w:val="center"/>
        <w:rPr>
          <w:rFonts w:ascii="Times New Roman" w:hAnsi="Times New Roman" w:cs="Times New Roman"/>
          <w:b/>
          <w:bCs/>
          <w:sz w:val="28"/>
          <w:szCs w:val="28"/>
        </w:rPr>
      </w:pPr>
      <w:r w:rsidRPr="00D94CDB">
        <w:rPr>
          <w:rFonts w:ascii="Times New Roman" w:hAnsi="Times New Roman" w:cs="Times New Roman"/>
          <w:b/>
          <w:bCs/>
          <w:sz w:val="28"/>
          <w:szCs w:val="28"/>
        </w:rPr>
        <w:t>249025520 </w:t>
      </w:r>
    </w:p>
    <w:p w14:paraId="064CE4F0" w14:textId="77777777" w:rsidR="00D94CDB" w:rsidRPr="00D94CDB" w:rsidRDefault="00D94CDB" w:rsidP="00D94CDB">
      <w:pPr>
        <w:jc w:val="right"/>
        <w:rPr>
          <w:rFonts w:ascii="Times New Roman" w:hAnsi="Times New Roman" w:cs="Times New Roman"/>
          <w:b/>
          <w:bCs/>
          <w:sz w:val="48"/>
          <w:szCs w:val="96"/>
        </w:rPr>
      </w:pPr>
      <w:r w:rsidRPr="00D94CDB">
        <w:rPr>
          <w:rFonts w:ascii="Times New Roman" w:hAnsi="Times New Roman" w:cs="Times New Roman"/>
          <w:b/>
          <w:bCs/>
          <w:sz w:val="48"/>
          <w:szCs w:val="96"/>
        </w:rPr>
        <w:t> </w:t>
      </w:r>
    </w:p>
    <w:tbl>
      <w:tblPr>
        <w:tblW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00"/>
        <w:gridCol w:w="4500"/>
      </w:tblGrid>
      <w:tr w:rsidR="00D94CDB" w:rsidRPr="00D94CDB" w14:paraId="26BE30F1" w14:textId="77777777">
        <w:trPr>
          <w:trHeight w:val="300"/>
        </w:trPr>
        <w:tc>
          <w:tcPr>
            <w:tcW w:w="4500" w:type="dxa"/>
            <w:tcBorders>
              <w:top w:val="nil"/>
              <w:left w:val="nil"/>
              <w:bottom w:val="nil"/>
              <w:right w:val="nil"/>
            </w:tcBorders>
            <w:shd w:val="clear" w:color="auto" w:fill="FFFFFF"/>
            <w:hideMark/>
          </w:tcPr>
          <w:p w14:paraId="4EF771ED" w14:textId="6989724C" w:rsidR="00D94CDB" w:rsidRPr="00D94CDB" w:rsidRDefault="00D94CDB" w:rsidP="00D94CDB">
            <w:pPr>
              <w:jc w:val="right"/>
              <w:rPr>
                <w:rFonts w:ascii="Times New Roman" w:hAnsi="Times New Roman" w:cs="Times New Roman"/>
                <w:b/>
                <w:bCs/>
                <w:sz w:val="32"/>
                <w:szCs w:val="32"/>
              </w:rPr>
            </w:pPr>
            <w:r w:rsidRPr="00D94CDB">
              <w:rPr>
                <w:rFonts w:ascii="Times New Roman" w:hAnsi="Times New Roman" w:cs="Times New Roman"/>
                <w:b/>
                <w:bCs/>
                <w:sz w:val="32"/>
                <w:szCs w:val="32"/>
              </w:rPr>
              <w:t xml:space="preserve">Project </w:t>
            </w:r>
            <w:r w:rsidRPr="000A0CD5">
              <w:rPr>
                <w:rFonts w:ascii="Times New Roman" w:hAnsi="Times New Roman" w:cs="Times New Roman"/>
                <w:b/>
                <w:bCs/>
                <w:sz w:val="32"/>
                <w:szCs w:val="32"/>
              </w:rPr>
              <w:t>Supervisor :</w:t>
            </w:r>
            <w:r w:rsidRPr="00D94CDB">
              <w:rPr>
                <w:rFonts w:ascii="Times New Roman" w:hAnsi="Times New Roman" w:cs="Times New Roman"/>
                <w:b/>
                <w:bCs/>
                <w:sz w:val="32"/>
                <w:szCs w:val="32"/>
              </w:rPr>
              <w:t> </w:t>
            </w:r>
          </w:p>
        </w:tc>
        <w:tc>
          <w:tcPr>
            <w:tcW w:w="4500" w:type="dxa"/>
            <w:tcBorders>
              <w:top w:val="nil"/>
              <w:left w:val="nil"/>
              <w:bottom w:val="nil"/>
              <w:right w:val="nil"/>
            </w:tcBorders>
            <w:shd w:val="clear" w:color="auto" w:fill="FFFFFF"/>
            <w:hideMark/>
          </w:tcPr>
          <w:p w14:paraId="05DA676B" w14:textId="74364899" w:rsidR="00D94CDB" w:rsidRPr="00D94CDB" w:rsidRDefault="00D94CDB" w:rsidP="00D94CDB">
            <w:pPr>
              <w:jc w:val="left"/>
              <w:rPr>
                <w:rFonts w:ascii="Times New Roman" w:hAnsi="Times New Roman" w:cs="Times New Roman"/>
                <w:b/>
                <w:bCs/>
                <w:sz w:val="32"/>
                <w:szCs w:val="32"/>
              </w:rPr>
            </w:pPr>
            <w:r w:rsidRPr="000A0CD5">
              <w:rPr>
                <w:rFonts w:ascii="Times New Roman" w:hAnsi="Times New Roman" w:cs="Times New Roman"/>
                <w:b/>
                <w:bCs/>
                <w:sz w:val="32"/>
                <w:szCs w:val="32"/>
              </w:rPr>
              <w:t xml:space="preserve"> </w:t>
            </w:r>
            <w:r w:rsidRPr="00D94CDB">
              <w:rPr>
                <w:rFonts w:ascii="Times New Roman" w:hAnsi="Times New Roman" w:cs="Times New Roman"/>
                <w:b/>
                <w:bCs/>
                <w:sz w:val="32"/>
                <w:szCs w:val="32"/>
              </w:rPr>
              <w:t>Prof. Reiko Heckel</w:t>
            </w:r>
          </w:p>
        </w:tc>
      </w:tr>
      <w:tr w:rsidR="00D94CDB" w:rsidRPr="00D94CDB" w14:paraId="6724A24A" w14:textId="77777777">
        <w:trPr>
          <w:trHeight w:val="300"/>
        </w:trPr>
        <w:tc>
          <w:tcPr>
            <w:tcW w:w="4500" w:type="dxa"/>
            <w:tcBorders>
              <w:top w:val="nil"/>
              <w:left w:val="nil"/>
              <w:bottom w:val="nil"/>
              <w:right w:val="nil"/>
            </w:tcBorders>
            <w:shd w:val="clear" w:color="auto" w:fill="FFFFFF"/>
            <w:hideMark/>
          </w:tcPr>
          <w:p w14:paraId="69684273" w14:textId="58F2C32C" w:rsidR="00D94CDB" w:rsidRPr="00D94CDB" w:rsidRDefault="00D94CDB" w:rsidP="00D94CDB">
            <w:pPr>
              <w:jc w:val="right"/>
              <w:rPr>
                <w:rFonts w:ascii="Times New Roman" w:hAnsi="Times New Roman" w:cs="Times New Roman"/>
                <w:b/>
                <w:bCs/>
                <w:sz w:val="32"/>
                <w:szCs w:val="32"/>
              </w:rPr>
            </w:pPr>
            <w:r w:rsidRPr="00D94CDB">
              <w:rPr>
                <w:rFonts w:ascii="Times New Roman" w:hAnsi="Times New Roman" w:cs="Times New Roman"/>
                <w:b/>
                <w:bCs/>
                <w:sz w:val="32"/>
                <w:szCs w:val="32"/>
              </w:rPr>
              <w:t xml:space="preserve">Principal </w:t>
            </w:r>
            <w:r w:rsidRPr="000A0CD5">
              <w:rPr>
                <w:rFonts w:ascii="Times New Roman" w:hAnsi="Times New Roman" w:cs="Times New Roman"/>
                <w:b/>
                <w:bCs/>
                <w:sz w:val="32"/>
                <w:szCs w:val="32"/>
              </w:rPr>
              <w:t>Marker :</w:t>
            </w:r>
            <w:r w:rsidRPr="00D94CDB">
              <w:rPr>
                <w:rFonts w:ascii="Times New Roman" w:hAnsi="Times New Roman" w:cs="Times New Roman"/>
                <w:b/>
                <w:bCs/>
                <w:sz w:val="32"/>
                <w:szCs w:val="32"/>
              </w:rPr>
              <w:t> </w:t>
            </w:r>
          </w:p>
        </w:tc>
        <w:tc>
          <w:tcPr>
            <w:tcW w:w="4500" w:type="dxa"/>
            <w:tcBorders>
              <w:top w:val="nil"/>
              <w:left w:val="nil"/>
              <w:bottom w:val="nil"/>
              <w:right w:val="nil"/>
            </w:tcBorders>
            <w:shd w:val="clear" w:color="auto" w:fill="FFFFFF"/>
            <w:hideMark/>
          </w:tcPr>
          <w:p w14:paraId="5FCA18C2" w14:textId="618BF8B6" w:rsidR="00D94CDB" w:rsidRPr="00D94CDB" w:rsidRDefault="00D94CDB" w:rsidP="00D94CDB">
            <w:pPr>
              <w:jc w:val="left"/>
              <w:rPr>
                <w:rFonts w:ascii="Times New Roman" w:hAnsi="Times New Roman" w:cs="Times New Roman"/>
                <w:b/>
                <w:bCs/>
                <w:sz w:val="32"/>
                <w:szCs w:val="32"/>
              </w:rPr>
            </w:pPr>
            <w:r w:rsidRPr="000A0CD5">
              <w:rPr>
                <w:rFonts w:ascii="Times New Roman" w:hAnsi="Times New Roman" w:cs="Times New Roman"/>
                <w:b/>
                <w:bCs/>
                <w:sz w:val="32"/>
                <w:szCs w:val="32"/>
              </w:rPr>
              <w:t xml:space="preserve"> </w:t>
            </w:r>
            <w:r w:rsidRPr="00D94CDB">
              <w:rPr>
                <w:rFonts w:ascii="Times New Roman" w:hAnsi="Times New Roman" w:cs="Times New Roman"/>
                <w:b/>
                <w:bCs/>
                <w:sz w:val="32"/>
                <w:szCs w:val="32"/>
              </w:rPr>
              <w:t>Dr. Victoria Wright </w:t>
            </w:r>
          </w:p>
        </w:tc>
      </w:tr>
    </w:tbl>
    <w:p w14:paraId="0372EC98" w14:textId="77777777" w:rsidR="00D94CDB" w:rsidRPr="00D94CDB" w:rsidRDefault="00D94CDB" w:rsidP="00D94CDB">
      <w:pPr>
        <w:jc w:val="center"/>
        <w:rPr>
          <w:rFonts w:ascii="Times New Roman" w:hAnsi="Times New Roman" w:cs="Times New Roman"/>
          <w:b/>
          <w:bCs/>
          <w:sz w:val="48"/>
          <w:szCs w:val="96"/>
        </w:rPr>
      </w:pPr>
      <w:r w:rsidRPr="00D94CDB">
        <w:rPr>
          <w:rFonts w:ascii="Times New Roman" w:hAnsi="Times New Roman" w:cs="Times New Roman"/>
          <w:b/>
          <w:bCs/>
          <w:sz w:val="48"/>
          <w:szCs w:val="9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D94CDB" w:rsidRPr="00D94CDB" w14:paraId="2B0454F1" w14:textId="77777777">
        <w:trPr>
          <w:trHeight w:val="300"/>
        </w:trPr>
        <w:tc>
          <w:tcPr>
            <w:tcW w:w="4500" w:type="dxa"/>
            <w:tcBorders>
              <w:top w:val="nil"/>
              <w:left w:val="nil"/>
              <w:bottom w:val="nil"/>
              <w:right w:val="nil"/>
            </w:tcBorders>
            <w:hideMark/>
          </w:tcPr>
          <w:p w14:paraId="6AEB326C" w14:textId="3936201F" w:rsidR="00D94CDB" w:rsidRPr="00D94CDB" w:rsidRDefault="00D94CDB" w:rsidP="00D94CDB">
            <w:pPr>
              <w:jc w:val="right"/>
              <w:rPr>
                <w:rFonts w:ascii="Times New Roman" w:hAnsi="Times New Roman" w:cs="Times New Roman"/>
                <w:b/>
                <w:bCs/>
                <w:sz w:val="32"/>
                <w:szCs w:val="32"/>
              </w:rPr>
            </w:pPr>
            <w:r w:rsidRPr="00D94CDB">
              <w:rPr>
                <w:rFonts w:ascii="Times New Roman" w:hAnsi="Times New Roman" w:cs="Times New Roman"/>
                <w:b/>
                <w:bCs/>
                <w:sz w:val="32"/>
                <w:szCs w:val="32"/>
              </w:rPr>
              <w:t>Word Count : </w:t>
            </w:r>
          </w:p>
        </w:tc>
        <w:tc>
          <w:tcPr>
            <w:tcW w:w="4500" w:type="dxa"/>
            <w:tcBorders>
              <w:top w:val="nil"/>
              <w:left w:val="nil"/>
              <w:bottom w:val="nil"/>
              <w:right w:val="nil"/>
            </w:tcBorders>
            <w:hideMark/>
          </w:tcPr>
          <w:p w14:paraId="5BFA43B5" w14:textId="6C7B0F84" w:rsidR="00D94CDB" w:rsidRPr="00D94CDB" w:rsidRDefault="00D94CDB" w:rsidP="00D94CDB">
            <w:pPr>
              <w:jc w:val="left"/>
              <w:rPr>
                <w:rFonts w:ascii="Times New Roman" w:hAnsi="Times New Roman" w:cs="Times New Roman"/>
                <w:b/>
                <w:bCs/>
                <w:sz w:val="32"/>
                <w:szCs w:val="32"/>
              </w:rPr>
            </w:pPr>
            <w:r w:rsidRPr="000A0CD5">
              <w:rPr>
                <w:rFonts w:ascii="Times New Roman" w:hAnsi="Times New Roman" w:cs="Times New Roman"/>
                <w:b/>
                <w:bCs/>
                <w:sz w:val="32"/>
                <w:szCs w:val="32"/>
              </w:rPr>
              <w:t xml:space="preserve"> </w:t>
            </w:r>
            <w:r w:rsidRPr="00D94CDB">
              <w:rPr>
                <w:rFonts w:ascii="Times New Roman" w:hAnsi="Times New Roman" w:cs="Times New Roman"/>
                <w:b/>
                <w:bCs/>
                <w:sz w:val="32"/>
                <w:szCs w:val="32"/>
              </w:rPr>
              <w:t>1370 </w:t>
            </w:r>
          </w:p>
        </w:tc>
      </w:tr>
      <w:tr w:rsidR="00D94CDB" w:rsidRPr="00D94CDB" w14:paraId="58CBBA54" w14:textId="77777777">
        <w:trPr>
          <w:trHeight w:val="300"/>
        </w:trPr>
        <w:tc>
          <w:tcPr>
            <w:tcW w:w="4500" w:type="dxa"/>
            <w:tcBorders>
              <w:top w:val="nil"/>
              <w:left w:val="nil"/>
              <w:bottom w:val="nil"/>
              <w:right w:val="nil"/>
            </w:tcBorders>
            <w:hideMark/>
          </w:tcPr>
          <w:p w14:paraId="603B6163" w14:textId="033C3E7E" w:rsidR="00D94CDB" w:rsidRPr="00D94CDB" w:rsidRDefault="00D94CDB" w:rsidP="00D94CDB">
            <w:pPr>
              <w:jc w:val="right"/>
              <w:rPr>
                <w:rFonts w:ascii="Times New Roman" w:hAnsi="Times New Roman" w:cs="Times New Roman"/>
                <w:b/>
                <w:bCs/>
                <w:sz w:val="32"/>
                <w:szCs w:val="32"/>
              </w:rPr>
            </w:pPr>
            <w:r w:rsidRPr="00D94CDB">
              <w:rPr>
                <w:rFonts w:ascii="Times New Roman" w:hAnsi="Times New Roman" w:cs="Times New Roman"/>
                <w:b/>
                <w:bCs/>
                <w:sz w:val="32"/>
                <w:szCs w:val="32"/>
              </w:rPr>
              <w:t>Date : </w:t>
            </w:r>
          </w:p>
        </w:tc>
        <w:tc>
          <w:tcPr>
            <w:tcW w:w="4500" w:type="dxa"/>
            <w:tcBorders>
              <w:top w:val="nil"/>
              <w:left w:val="nil"/>
              <w:bottom w:val="nil"/>
              <w:right w:val="nil"/>
            </w:tcBorders>
            <w:hideMark/>
          </w:tcPr>
          <w:p w14:paraId="611409E0" w14:textId="021AB11D" w:rsidR="00D94CDB" w:rsidRPr="00D94CDB" w:rsidRDefault="00D94CDB" w:rsidP="00D94CDB">
            <w:pPr>
              <w:jc w:val="left"/>
              <w:rPr>
                <w:rFonts w:ascii="Times New Roman" w:hAnsi="Times New Roman" w:cs="Times New Roman"/>
                <w:b/>
                <w:bCs/>
                <w:sz w:val="32"/>
                <w:szCs w:val="32"/>
              </w:rPr>
            </w:pPr>
            <w:r w:rsidRPr="000A0CD5">
              <w:rPr>
                <w:rFonts w:ascii="Times New Roman" w:hAnsi="Times New Roman" w:cs="Times New Roman"/>
                <w:b/>
                <w:bCs/>
                <w:sz w:val="32"/>
                <w:szCs w:val="32"/>
              </w:rPr>
              <w:t xml:space="preserve"> </w:t>
            </w:r>
            <w:r w:rsidR="00C2648B" w:rsidRPr="000A0CD5">
              <w:rPr>
                <w:rFonts w:ascii="Times New Roman" w:hAnsi="Times New Roman" w:cs="Times New Roman"/>
                <w:b/>
                <w:bCs/>
                <w:sz w:val="32"/>
                <w:szCs w:val="32"/>
              </w:rPr>
              <w:t>15</w:t>
            </w:r>
            <w:r w:rsidRPr="00D94CDB">
              <w:rPr>
                <w:rFonts w:ascii="Times New Roman" w:hAnsi="Times New Roman" w:cs="Times New Roman"/>
                <w:b/>
                <w:bCs/>
                <w:sz w:val="32"/>
                <w:szCs w:val="32"/>
              </w:rPr>
              <w:t>-0</w:t>
            </w:r>
            <w:r w:rsidR="0079292C" w:rsidRPr="000A0CD5">
              <w:rPr>
                <w:rFonts w:ascii="Times New Roman" w:hAnsi="Times New Roman" w:cs="Times New Roman"/>
                <w:b/>
                <w:bCs/>
                <w:sz w:val="32"/>
                <w:szCs w:val="32"/>
              </w:rPr>
              <w:t>8</w:t>
            </w:r>
            <w:r w:rsidRPr="00D94CDB">
              <w:rPr>
                <w:rFonts w:ascii="Times New Roman" w:hAnsi="Times New Roman" w:cs="Times New Roman"/>
                <w:b/>
                <w:bCs/>
                <w:sz w:val="32"/>
                <w:szCs w:val="32"/>
              </w:rPr>
              <w:t>-2025 </w:t>
            </w:r>
          </w:p>
        </w:tc>
      </w:tr>
    </w:tbl>
    <w:p w14:paraId="5484E158" w14:textId="77777777" w:rsidR="002134AF" w:rsidRPr="000A0CD5" w:rsidRDefault="002134AF" w:rsidP="002134AF">
      <w:pPr>
        <w:jc w:val="left"/>
        <w:rPr>
          <w:rFonts w:ascii="Times New Roman" w:hAnsi="Times New Roman" w:cs="Times New Roman"/>
          <w:szCs w:val="24"/>
        </w:rPr>
      </w:pPr>
    </w:p>
    <w:p w14:paraId="76E1D3B8" w14:textId="77777777" w:rsidR="00B95AD8" w:rsidRPr="000A0CD5" w:rsidRDefault="00B95AD8" w:rsidP="002134AF">
      <w:pPr>
        <w:rPr>
          <w:rFonts w:ascii="Times New Roman" w:hAnsi="Times New Roman" w:cs="Times New Roman"/>
          <w:b/>
          <w:bCs/>
          <w:sz w:val="32"/>
          <w:szCs w:val="48"/>
        </w:rPr>
      </w:pPr>
    </w:p>
    <w:p w14:paraId="0B426C78" w14:textId="77777777" w:rsidR="00203965" w:rsidRPr="000A0CD5" w:rsidRDefault="00203965" w:rsidP="00203965">
      <w:pPr>
        <w:jc w:val="center"/>
        <w:rPr>
          <w:rFonts w:ascii="Times New Roman" w:hAnsi="Times New Roman" w:cs="Times New Roman"/>
          <w:b/>
          <w:bCs/>
          <w:sz w:val="32"/>
          <w:szCs w:val="48"/>
        </w:rPr>
      </w:pPr>
      <w:r w:rsidRPr="000A0CD5">
        <w:rPr>
          <w:rFonts w:ascii="Times New Roman" w:hAnsi="Times New Roman" w:cs="Times New Roman"/>
          <w:b/>
          <w:bCs/>
          <w:sz w:val="32"/>
          <w:szCs w:val="48"/>
          <w:lang w:eastAsia="en-GB"/>
        </w:rPr>
        <w:lastRenderedPageBreak/>
        <mc:AlternateContent>
          <mc:Choice Requires="wps">
            <w:drawing>
              <wp:inline distT="0" distB="0" distL="0" distR="0" wp14:anchorId="2DE55B72" wp14:editId="52F1E36E">
                <wp:extent cx="914400" cy="2374710"/>
                <wp:effectExtent l="0" t="0" r="15240" b="26035"/>
                <wp:docPr id="2" name="Text Box 2"/>
                <wp:cNvGraphicFramePr/>
                <a:graphic xmlns:a="http://schemas.openxmlformats.org/drawingml/2006/main">
                  <a:graphicData uri="http://schemas.microsoft.com/office/word/2010/wordprocessingShape">
                    <wps:wsp>
                      <wps:cNvSpPr txBox="1"/>
                      <wps:spPr>
                        <a:xfrm>
                          <a:off x="0" y="0"/>
                          <a:ext cx="914400" cy="2374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4AEC396" w14:textId="77777777" w:rsidR="00203965" w:rsidRPr="000A0CD5" w:rsidRDefault="00203965" w:rsidP="00203965">
                            <w:pPr>
                              <w:rPr>
                                <w:rFonts w:ascii="Times New Roman" w:hAnsi="Times New Roman" w:cs="Times New Roman"/>
                                <w:b/>
                                <w:sz w:val="25"/>
                                <w:szCs w:val="25"/>
                              </w:rPr>
                            </w:pPr>
                            <w:r w:rsidRPr="000A0CD5">
                              <w:rPr>
                                <w:rFonts w:ascii="Times New Roman" w:hAnsi="Times New Roman" w:cs="Times New Roman"/>
                                <w:b/>
                                <w:sz w:val="25"/>
                                <w:szCs w:val="25"/>
                              </w:rPr>
                              <w:t>DECLARATION</w:t>
                            </w:r>
                          </w:p>
                          <w:p w14:paraId="5F92160D" w14:textId="77777777" w:rsidR="00203965" w:rsidRPr="000A0CD5" w:rsidRDefault="00203965" w:rsidP="00203965">
                            <w:pPr>
                              <w:rPr>
                                <w:rFonts w:ascii="Times New Roman" w:hAnsi="Times New Roman" w:cs="Times New Roman"/>
                                <w:sz w:val="25"/>
                                <w:szCs w:val="25"/>
                              </w:rPr>
                            </w:pPr>
                            <w:r w:rsidRPr="000A0CD5">
                              <w:rPr>
                                <w:rFonts w:ascii="Times New Roman" w:hAnsi="Times New Roman" w:cs="Times New Roman"/>
                                <w:sz w:val="25"/>
                                <w:szCs w:val="25"/>
                              </w:rPr>
                              <w:t xml:space="preserve">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w:t>
                            </w:r>
                            <w:proofErr w:type="gramStart"/>
                            <w:r w:rsidRPr="000A0CD5">
                              <w:rPr>
                                <w:rFonts w:ascii="Times New Roman" w:hAnsi="Times New Roman" w:cs="Times New Roman"/>
                                <w:sz w:val="25"/>
                                <w:szCs w:val="25"/>
                              </w:rPr>
                              <w:t>this amounts</w:t>
                            </w:r>
                            <w:proofErr w:type="gramEnd"/>
                            <w:r w:rsidRPr="000A0CD5">
                              <w:rPr>
                                <w:rFonts w:ascii="Times New Roman" w:hAnsi="Times New Roman" w:cs="Times New Roman"/>
                                <w:sz w:val="25"/>
                                <w:szCs w:val="25"/>
                              </w:rPr>
                              <w:t xml:space="preserve"> to plagiarism and will be considered grounds for failure in this module and the degree </w:t>
                            </w:r>
                            <w:proofErr w:type="gramStart"/>
                            <w:r w:rsidRPr="000A0CD5">
                              <w:rPr>
                                <w:rFonts w:ascii="Times New Roman" w:hAnsi="Times New Roman" w:cs="Times New Roman"/>
                                <w:sz w:val="25"/>
                                <w:szCs w:val="25"/>
                              </w:rPr>
                              <w:t>examination as a whole</w:t>
                            </w:r>
                            <w:proofErr w:type="gramEnd"/>
                            <w:r w:rsidRPr="000A0CD5">
                              <w:rPr>
                                <w:rFonts w:ascii="Times New Roman" w:hAnsi="Times New Roman" w:cs="Times New Roman"/>
                                <w:sz w:val="25"/>
                                <w:szCs w:val="25"/>
                              </w:rPr>
                              <w:t>.</w:t>
                            </w:r>
                          </w:p>
                          <w:p w14:paraId="0264D249" w14:textId="77777777" w:rsidR="00203965" w:rsidRPr="000A0CD5" w:rsidRDefault="00203965" w:rsidP="00203965">
                            <w:pPr>
                              <w:rPr>
                                <w:rFonts w:ascii="Times New Roman" w:hAnsi="Times New Roman" w:cs="Times New Roman"/>
                                <w:sz w:val="25"/>
                                <w:szCs w:val="25"/>
                              </w:rPr>
                            </w:pPr>
                          </w:p>
                          <w:p w14:paraId="70E3DAA9" w14:textId="262CE351" w:rsidR="00203965" w:rsidRPr="000A0CD5" w:rsidRDefault="00203965" w:rsidP="00203965">
                            <w:pPr>
                              <w:rPr>
                                <w:rFonts w:ascii="Times New Roman" w:hAnsi="Times New Roman" w:cs="Times New Roman"/>
                                <w:sz w:val="25"/>
                                <w:szCs w:val="25"/>
                              </w:rPr>
                            </w:pPr>
                            <w:r w:rsidRPr="000A0CD5">
                              <w:rPr>
                                <w:rFonts w:ascii="Times New Roman" w:hAnsi="Times New Roman" w:cs="Times New Roman"/>
                                <w:sz w:val="25"/>
                                <w:szCs w:val="25"/>
                              </w:rPr>
                              <w:t xml:space="preserve">Name: </w:t>
                            </w:r>
                            <w:r w:rsidR="00C2648B" w:rsidRPr="000A0CD5">
                              <w:rPr>
                                <w:rFonts w:ascii="Times New Roman" w:hAnsi="Times New Roman" w:cs="Times New Roman"/>
                                <w:sz w:val="25"/>
                                <w:szCs w:val="25"/>
                              </w:rPr>
                              <w:t>Neel Vinod Lad</w:t>
                            </w:r>
                          </w:p>
                          <w:p w14:paraId="704882AD" w14:textId="5877847D" w:rsidR="00203965" w:rsidRPr="000A0CD5" w:rsidRDefault="00203965" w:rsidP="00203965">
                            <w:pPr>
                              <w:rPr>
                                <w:rFonts w:ascii="Times New Roman" w:hAnsi="Times New Roman" w:cs="Times New Roman"/>
                              </w:rPr>
                            </w:pPr>
                            <w:r w:rsidRPr="000A0CD5">
                              <w:rPr>
                                <w:rFonts w:ascii="Times New Roman" w:hAnsi="Times New Roman" w:cs="Times New Roman"/>
                                <w:sz w:val="25"/>
                                <w:szCs w:val="25"/>
                              </w:rPr>
                              <w:t>Date:</w:t>
                            </w:r>
                            <w:r w:rsidR="003D6090" w:rsidRPr="000A0CD5">
                              <w:rPr>
                                <w:rFonts w:ascii="Times New Roman" w:hAnsi="Times New Roman" w:cs="Times New Roman"/>
                                <w:sz w:val="25"/>
                                <w:szCs w:val="25"/>
                              </w:rPr>
                              <w:t xml:space="preserve"> </w:t>
                            </w:r>
                            <w:r w:rsidR="00C2648B" w:rsidRPr="000A0CD5">
                              <w:rPr>
                                <w:rFonts w:ascii="Times New Roman" w:hAnsi="Times New Roman" w:cs="Times New Roman"/>
                                <w:sz w:val="25"/>
                                <w:szCs w:val="25"/>
                              </w:rPr>
                              <w:t>15/08/2025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DE55B72" id="_x0000_t202" coordsize="21600,21600" o:spt="202" path="m,l,21600r21600,l21600,xe">
                <v:stroke joinstyle="miter"/>
                <v:path gradientshapeok="t" o:connecttype="rect"/>
              </v:shapetype>
              <v:shape id="Text Box 2" o:spid="_x0000_s1026" type="#_x0000_t202" style="width:1in;height:187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" fillcolor="white [3201]" strokeweight=".5pt">
                <v:textbox>
                  <w:txbxContent>
                    <w:p w14:paraId="24AEC396" w14:textId="77777777" w:rsidR="00203965" w:rsidRPr="000A0CD5" w:rsidRDefault="00203965" w:rsidP="00203965">
                      <w:pPr>
                        <w:rPr>
                          <w:rFonts w:ascii="Times New Roman" w:hAnsi="Times New Roman" w:cs="Times New Roman"/>
                          <w:b/>
                          <w:sz w:val="25"/>
                          <w:szCs w:val="25"/>
                        </w:rPr>
                      </w:pPr>
                      <w:r w:rsidRPr="000A0CD5">
                        <w:rPr>
                          <w:rFonts w:ascii="Times New Roman" w:hAnsi="Times New Roman" w:cs="Times New Roman"/>
                          <w:b/>
                          <w:sz w:val="25"/>
                          <w:szCs w:val="25"/>
                        </w:rPr>
                        <w:t>DECLARATION</w:t>
                      </w:r>
                    </w:p>
                    <w:p w14:paraId="5F92160D" w14:textId="77777777" w:rsidR="00203965" w:rsidRPr="000A0CD5" w:rsidRDefault="00203965" w:rsidP="00203965">
                      <w:pPr>
                        <w:rPr>
                          <w:rFonts w:ascii="Times New Roman" w:hAnsi="Times New Roman" w:cs="Times New Roman"/>
                          <w:sz w:val="25"/>
                          <w:szCs w:val="25"/>
                        </w:rPr>
                      </w:pPr>
                      <w:r w:rsidRPr="000A0CD5">
                        <w:rPr>
                          <w:rFonts w:ascii="Times New Roman" w:hAnsi="Times New Roman" w:cs="Times New Roman"/>
                          <w:sz w:val="25"/>
                          <w:szCs w:val="25"/>
                        </w:rPr>
                        <w:t xml:space="preserve">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w:t>
                      </w:r>
                      <w:proofErr w:type="gramStart"/>
                      <w:r w:rsidRPr="000A0CD5">
                        <w:rPr>
                          <w:rFonts w:ascii="Times New Roman" w:hAnsi="Times New Roman" w:cs="Times New Roman"/>
                          <w:sz w:val="25"/>
                          <w:szCs w:val="25"/>
                        </w:rPr>
                        <w:t>this amounts</w:t>
                      </w:r>
                      <w:proofErr w:type="gramEnd"/>
                      <w:r w:rsidRPr="000A0CD5">
                        <w:rPr>
                          <w:rFonts w:ascii="Times New Roman" w:hAnsi="Times New Roman" w:cs="Times New Roman"/>
                          <w:sz w:val="25"/>
                          <w:szCs w:val="25"/>
                        </w:rPr>
                        <w:t xml:space="preserve"> to plagiarism and will be considered grounds for failure in this module and the degree </w:t>
                      </w:r>
                      <w:proofErr w:type="gramStart"/>
                      <w:r w:rsidRPr="000A0CD5">
                        <w:rPr>
                          <w:rFonts w:ascii="Times New Roman" w:hAnsi="Times New Roman" w:cs="Times New Roman"/>
                          <w:sz w:val="25"/>
                          <w:szCs w:val="25"/>
                        </w:rPr>
                        <w:t>examination as a whole</w:t>
                      </w:r>
                      <w:proofErr w:type="gramEnd"/>
                      <w:r w:rsidRPr="000A0CD5">
                        <w:rPr>
                          <w:rFonts w:ascii="Times New Roman" w:hAnsi="Times New Roman" w:cs="Times New Roman"/>
                          <w:sz w:val="25"/>
                          <w:szCs w:val="25"/>
                        </w:rPr>
                        <w:t>.</w:t>
                      </w:r>
                    </w:p>
                    <w:p w14:paraId="0264D249" w14:textId="77777777" w:rsidR="00203965" w:rsidRPr="000A0CD5" w:rsidRDefault="00203965" w:rsidP="00203965">
                      <w:pPr>
                        <w:rPr>
                          <w:rFonts w:ascii="Times New Roman" w:hAnsi="Times New Roman" w:cs="Times New Roman"/>
                          <w:sz w:val="25"/>
                          <w:szCs w:val="25"/>
                        </w:rPr>
                      </w:pPr>
                    </w:p>
                    <w:p w14:paraId="70E3DAA9" w14:textId="262CE351" w:rsidR="00203965" w:rsidRPr="000A0CD5" w:rsidRDefault="00203965" w:rsidP="00203965">
                      <w:pPr>
                        <w:rPr>
                          <w:rFonts w:ascii="Times New Roman" w:hAnsi="Times New Roman" w:cs="Times New Roman"/>
                          <w:sz w:val="25"/>
                          <w:szCs w:val="25"/>
                        </w:rPr>
                      </w:pPr>
                      <w:r w:rsidRPr="000A0CD5">
                        <w:rPr>
                          <w:rFonts w:ascii="Times New Roman" w:hAnsi="Times New Roman" w:cs="Times New Roman"/>
                          <w:sz w:val="25"/>
                          <w:szCs w:val="25"/>
                        </w:rPr>
                        <w:t xml:space="preserve">Name: </w:t>
                      </w:r>
                      <w:r w:rsidR="00C2648B" w:rsidRPr="000A0CD5">
                        <w:rPr>
                          <w:rFonts w:ascii="Times New Roman" w:hAnsi="Times New Roman" w:cs="Times New Roman"/>
                          <w:sz w:val="25"/>
                          <w:szCs w:val="25"/>
                        </w:rPr>
                        <w:t>Neel Vinod Lad</w:t>
                      </w:r>
                    </w:p>
                    <w:p w14:paraId="704882AD" w14:textId="5877847D" w:rsidR="00203965" w:rsidRPr="000A0CD5" w:rsidRDefault="00203965" w:rsidP="00203965">
                      <w:pPr>
                        <w:rPr>
                          <w:rFonts w:ascii="Times New Roman" w:hAnsi="Times New Roman" w:cs="Times New Roman"/>
                        </w:rPr>
                      </w:pPr>
                      <w:r w:rsidRPr="000A0CD5">
                        <w:rPr>
                          <w:rFonts w:ascii="Times New Roman" w:hAnsi="Times New Roman" w:cs="Times New Roman"/>
                          <w:sz w:val="25"/>
                          <w:szCs w:val="25"/>
                        </w:rPr>
                        <w:t>Date:</w:t>
                      </w:r>
                      <w:r w:rsidR="003D6090" w:rsidRPr="000A0CD5">
                        <w:rPr>
                          <w:rFonts w:ascii="Times New Roman" w:hAnsi="Times New Roman" w:cs="Times New Roman"/>
                          <w:sz w:val="25"/>
                          <w:szCs w:val="25"/>
                        </w:rPr>
                        <w:t xml:space="preserve"> </w:t>
                      </w:r>
                      <w:r w:rsidR="00C2648B" w:rsidRPr="000A0CD5">
                        <w:rPr>
                          <w:rFonts w:ascii="Times New Roman" w:hAnsi="Times New Roman" w:cs="Times New Roman"/>
                          <w:sz w:val="25"/>
                          <w:szCs w:val="25"/>
                        </w:rPr>
                        <w:t>15/08/2025</w:t>
                      </w:r>
                    </w:p>
                  </w:txbxContent>
                </v:textbox>
                <w10:anchorlock/>
              </v:shape>
            </w:pict>
          </mc:Fallback>
        </mc:AlternateContent>
      </w:r>
    </w:p>
    <w:p w14:paraId="6003DADF" w14:textId="77777777" w:rsidR="0014434C" w:rsidRPr="000A0CD5" w:rsidRDefault="0014434C" w:rsidP="00536584">
      <w:pPr>
        <w:rPr>
          <w:rFonts w:ascii="Times New Roman" w:hAnsi="Times New Roman" w:cs="Times New Roman"/>
          <w:b/>
          <w:bCs/>
          <w:sz w:val="32"/>
          <w:szCs w:val="48"/>
        </w:rPr>
      </w:pPr>
    </w:p>
    <w:p w14:paraId="7BED2D84" w14:textId="77777777" w:rsidR="00B95AD8" w:rsidRPr="000A0CD5" w:rsidRDefault="00B95AD8" w:rsidP="00536584">
      <w:pPr>
        <w:rPr>
          <w:rFonts w:ascii="Times New Roman" w:hAnsi="Times New Roman" w:cs="Times New Roman"/>
          <w:b/>
          <w:bCs/>
          <w:sz w:val="32"/>
          <w:szCs w:val="48"/>
        </w:rPr>
      </w:pPr>
    </w:p>
    <w:p w14:paraId="4E3C6BEE" w14:textId="77777777" w:rsidR="00B95AD8" w:rsidRPr="000A0CD5" w:rsidRDefault="00B95AD8" w:rsidP="00536584">
      <w:pPr>
        <w:rPr>
          <w:rFonts w:ascii="Times New Roman" w:hAnsi="Times New Roman" w:cs="Times New Roman"/>
          <w:b/>
          <w:bCs/>
          <w:sz w:val="32"/>
          <w:szCs w:val="48"/>
        </w:rPr>
      </w:pPr>
    </w:p>
    <w:p w14:paraId="33B5ED53" w14:textId="77777777" w:rsidR="0014434C" w:rsidRPr="000A0CD5" w:rsidRDefault="0014434C" w:rsidP="00536584">
      <w:pPr>
        <w:rPr>
          <w:rFonts w:ascii="Times New Roman" w:hAnsi="Times New Roman" w:cs="Times New Roman"/>
          <w:b/>
          <w:bCs/>
          <w:sz w:val="32"/>
          <w:szCs w:val="48"/>
        </w:rPr>
      </w:pPr>
    </w:p>
    <w:p w14:paraId="77B54FB3" w14:textId="77777777" w:rsidR="00804172" w:rsidRPr="000A0CD5" w:rsidRDefault="00804172" w:rsidP="00536584">
      <w:pPr>
        <w:rPr>
          <w:rFonts w:ascii="Times New Roman" w:hAnsi="Times New Roman" w:cs="Times New Roman"/>
          <w:b/>
          <w:bCs/>
          <w:sz w:val="32"/>
          <w:szCs w:val="48"/>
        </w:rPr>
      </w:pPr>
    </w:p>
    <w:p w14:paraId="299C0DA1" w14:textId="77777777" w:rsidR="00804172" w:rsidRPr="000A0CD5" w:rsidRDefault="00804172" w:rsidP="00536584">
      <w:pPr>
        <w:rPr>
          <w:rFonts w:ascii="Times New Roman" w:hAnsi="Times New Roman" w:cs="Times New Roman"/>
          <w:b/>
          <w:bCs/>
          <w:sz w:val="32"/>
          <w:szCs w:val="48"/>
        </w:rPr>
      </w:pPr>
    </w:p>
    <w:p w14:paraId="0864AA76" w14:textId="77777777" w:rsidR="00804172" w:rsidRPr="000A0CD5" w:rsidRDefault="00804172" w:rsidP="00536584">
      <w:pPr>
        <w:rPr>
          <w:rFonts w:ascii="Times New Roman" w:hAnsi="Times New Roman" w:cs="Times New Roman"/>
          <w:b/>
          <w:bCs/>
          <w:sz w:val="32"/>
          <w:szCs w:val="48"/>
        </w:rPr>
      </w:pPr>
    </w:p>
    <w:p w14:paraId="37F001FC" w14:textId="77777777" w:rsidR="00804172" w:rsidRPr="000A0CD5" w:rsidRDefault="00804172" w:rsidP="00536584">
      <w:pPr>
        <w:rPr>
          <w:rFonts w:ascii="Times New Roman" w:hAnsi="Times New Roman" w:cs="Times New Roman"/>
          <w:b/>
          <w:bCs/>
          <w:sz w:val="32"/>
          <w:szCs w:val="48"/>
        </w:rPr>
      </w:pPr>
    </w:p>
    <w:p w14:paraId="59065023" w14:textId="77777777" w:rsidR="00804172" w:rsidRPr="000A0CD5" w:rsidRDefault="00804172" w:rsidP="00536584">
      <w:pPr>
        <w:rPr>
          <w:rFonts w:ascii="Times New Roman" w:hAnsi="Times New Roman" w:cs="Times New Roman"/>
          <w:b/>
          <w:bCs/>
          <w:sz w:val="32"/>
          <w:szCs w:val="48"/>
        </w:rPr>
      </w:pPr>
    </w:p>
    <w:p w14:paraId="6331F440" w14:textId="77777777" w:rsidR="00804172" w:rsidRPr="000A0CD5" w:rsidRDefault="00804172" w:rsidP="00536584">
      <w:pPr>
        <w:rPr>
          <w:rFonts w:ascii="Times New Roman" w:hAnsi="Times New Roman" w:cs="Times New Roman"/>
          <w:b/>
          <w:bCs/>
          <w:sz w:val="32"/>
          <w:szCs w:val="48"/>
        </w:rPr>
      </w:pPr>
    </w:p>
    <w:p w14:paraId="19D4FCF0" w14:textId="77777777" w:rsidR="00804172" w:rsidRPr="000A0CD5" w:rsidRDefault="00804172" w:rsidP="00536584">
      <w:pPr>
        <w:rPr>
          <w:rFonts w:ascii="Times New Roman" w:hAnsi="Times New Roman" w:cs="Times New Roman"/>
          <w:b/>
          <w:bCs/>
          <w:sz w:val="32"/>
          <w:szCs w:val="48"/>
        </w:rPr>
      </w:pPr>
    </w:p>
    <w:p w14:paraId="4349BBE8" w14:textId="77777777" w:rsidR="00804172" w:rsidRPr="000A0CD5" w:rsidRDefault="00804172" w:rsidP="00536584">
      <w:pPr>
        <w:rPr>
          <w:rFonts w:ascii="Times New Roman" w:hAnsi="Times New Roman" w:cs="Times New Roman"/>
          <w:b/>
          <w:bCs/>
          <w:sz w:val="32"/>
          <w:szCs w:val="48"/>
        </w:rPr>
      </w:pPr>
    </w:p>
    <w:p w14:paraId="56C7644B" w14:textId="77777777" w:rsidR="00804172" w:rsidRPr="000A0CD5" w:rsidRDefault="00804172" w:rsidP="00536584">
      <w:pPr>
        <w:rPr>
          <w:rFonts w:ascii="Times New Roman" w:hAnsi="Times New Roman" w:cs="Times New Roman"/>
          <w:b/>
          <w:bCs/>
          <w:sz w:val="32"/>
          <w:szCs w:val="48"/>
        </w:rPr>
      </w:pPr>
    </w:p>
    <w:p w14:paraId="7B736774" w14:textId="77777777" w:rsidR="00804172" w:rsidRPr="000A0CD5" w:rsidRDefault="00804172" w:rsidP="00536584">
      <w:pPr>
        <w:rPr>
          <w:rFonts w:ascii="Times New Roman" w:hAnsi="Times New Roman" w:cs="Times New Roman"/>
          <w:b/>
          <w:bCs/>
          <w:sz w:val="32"/>
          <w:szCs w:val="48"/>
        </w:rPr>
      </w:pPr>
    </w:p>
    <w:p w14:paraId="6DB8E45B" w14:textId="77777777" w:rsidR="00804172" w:rsidRPr="000A0CD5" w:rsidRDefault="00804172" w:rsidP="00536584">
      <w:pPr>
        <w:rPr>
          <w:rFonts w:ascii="Times New Roman" w:hAnsi="Times New Roman" w:cs="Times New Roman"/>
          <w:b/>
          <w:bCs/>
          <w:sz w:val="32"/>
          <w:szCs w:val="48"/>
        </w:rPr>
      </w:pPr>
    </w:p>
    <w:p w14:paraId="291386EC" w14:textId="77777777" w:rsidR="00804172" w:rsidRPr="000A0CD5" w:rsidRDefault="00804172" w:rsidP="00536584">
      <w:pPr>
        <w:rPr>
          <w:rFonts w:ascii="Times New Roman" w:hAnsi="Times New Roman" w:cs="Times New Roman"/>
          <w:b/>
          <w:bCs/>
          <w:sz w:val="32"/>
          <w:szCs w:val="48"/>
        </w:rPr>
      </w:pPr>
    </w:p>
    <w:p w14:paraId="437B5EF8" w14:textId="77777777" w:rsidR="00804172" w:rsidRPr="000A0CD5" w:rsidRDefault="00804172" w:rsidP="00536584">
      <w:pPr>
        <w:rPr>
          <w:rFonts w:ascii="Times New Roman" w:hAnsi="Times New Roman" w:cs="Times New Roman"/>
          <w:b/>
          <w:bCs/>
          <w:sz w:val="32"/>
          <w:szCs w:val="48"/>
        </w:rPr>
      </w:pPr>
    </w:p>
    <w:p w14:paraId="1AA34C6A" w14:textId="77777777" w:rsidR="00804172" w:rsidRPr="000A0CD5" w:rsidRDefault="00804172" w:rsidP="00536584">
      <w:pPr>
        <w:rPr>
          <w:rFonts w:ascii="Times New Roman" w:hAnsi="Times New Roman" w:cs="Times New Roman"/>
          <w:b/>
          <w:bCs/>
          <w:sz w:val="32"/>
          <w:szCs w:val="48"/>
        </w:rPr>
      </w:pPr>
    </w:p>
    <w:p w14:paraId="606CDD90" w14:textId="77777777" w:rsidR="00804172" w:rsidRPr="000A0CD5" w:rsidRDefault="00804172" w:rsidP="00536584">
      <w:pPr>
        <w:rPr>
          <w:rFonts w:ascii="Times New Roman" w:hAnsi="Times New Roman" w:cs="Times New Roman"/>
          <w:b/>
          <w:bCs/>
          <w:sz w:val="32"/>
          <w:szCs w:val="48"/>
        </w:rPr>
      </w:pPr>
    </w:p>
    <w:p w14:paraId="0B3D5CD3" w14:textId="77777777" w:rsidR="00804172" w:rsidRPr="000A0CD5" w:rsidRDefault="00804172" w:rsidP="00536584">
      <w:pPr>
        <w:rPr>
          <w:rFonts w:ascii="Times New Roman" w:hAnsi="Times New Roman" w:cs="Times New Roman"/>
          <w:b/>
          <w:bCs/>
          <w:sz w:val="32"/>
          <w:szCs w:val="48"/>
        </w:rPr>
      </w:pPr>
    </w:p>
    <w:p w14:paraId="5453B3EF" w14:textId="77777777" w:rsidR="00804172" w:rsidRPr="000A0CD5" w:rsidRDefault="00804172" w:rsidP="00536584">
      <w:pPr>
        <w:rPr>
          <w:rFonts w:ascii="Times New Roman" w:hAnsi="Times New Roman" w:cs="Times New Roman"/>
          <w:b/>
          <w:bCs/>
          <w:sz w:val="32"/>
          <w:szCs w:val="48"/>
        </w:rPr>
      </w:pPr>
    </w:p>
    <w:p w14:paraId="42985C4F" w14:textId="77777777" w:rsidR="00804172" w:rsidRPr="000A0CD5" w:rsidRDefault="00804172" w:rsidP="00536584">
      <w:pPr>
        <w:rPr>
          <w:rFonts w:ascii="Times New Roman" w:hAnsi="Times New Roman" w:cs="Times New Roman"/>
          <w:b/>
          <w:bCs/>
          <w:sz w:val="32"/>
          <w:szCs w:val="48"/>
        </w:rPr>
      </w:pPr>
    </w:p>
    <w:p w14:paraId="458D8522" w14:textId="77777777" w:rsidR="00B95AD8" w:rsidRPr="000A0CD5" w:rsidRDefault="00B95AD8" w:rsidP="00536584">
      <w:pPr>
        <w:rPr>
          <w:rFonts w:ascii="Times New Roman" w:hAnsi="Times New Roman" w:cs="Times New Roman"/>
          <w:b/>
          <w:bCs/>
          <w:sz w:val="32"/>
          <w:szCs w:val="48"/>
        </w:rPr>
      </w:pPr>
    </w:p>
    <w:p w14:paraId="401405FC" w14:textId="77777777" w:rsidR="00B95AD8" w:rsidRPr="000A0CD5" w:rsidRDefault="00B95AD8" w:rsidP="00536584">
      <w:pPr>
        <w:rPr>
          <w:rFonts w:ascii="Times New Roman" w:hAnsi="Times New Roman" w:cs="Times New Roman"/>
          <w:b/>
          <w:bCs/>
          <w:sz w:val="32"/>
          <w:szCs w:val="48"/>
        </w:rPr>
      </w:pPr>
    </w:p>
    <w:bookmarkStart w:id="0" w:name="____________________________________" w:displacedByCustomXml="next"/>
    <w:bookmarkEnd w:id="0" w:displacedByCustomXml="next"/>
    <w:sdt>
      <w:sdtPr>
        <w:id w:val="-749352489"/>
        <w:docPartObj>
          <w:docPartGallery w:val="Table of Contents"/>
          <w:docPartUnique/>
        </w:docPartObj>
      </w:sdtPr>
      <w:sdtEndPr>
        <w:rPr>
          <w:rFonts w:ascii="Arial" w:eastAsiaTheme="minorHAnsi" w:hAnsi="Arial" w:cstheme="minorBidi"/>
          <w:b w:val="0"/>
          <w:color w:val="auto"/>
          <w:spacing w:val="0"/>
          <w:kern w:val="0"/>
          <w:sz w:val="24"/>
          <w:szCs w:val="22"/>
        </w:rPr>
      </w:sdtEndPr>
      <w:sdtContent>
        <w:p w14:paraId="3FD4600E" w14:textId="2D631E5E" w:rsidR="00B95AD8" w:rsidRPr="000A0CD5" w:rsidRDefault="00F277DE" w:rsidP="007E6D82">
          <w:pPr>
            <w:pStyle w:val="Heading1"/>
            <w:spacing w:before="0" w:line="276" w:lineRule="auto"/>
            <w:rPr>
              <w:rFonts w:cs="Times New Roman"/>
              <w:b w:val="0"/>
              <w:bCs/>
              <w:spacing w:val="20"/>
              <w:sz w:val="36"/>
              <w:szCs w:val="36"/>
            </w:rPr>
          </w:pPr>
          <w:r w:rsidRPr="000A0CD5">
            <w:t>_____________________________________________________</w:t>
          </w:r>
          <w:r w:rsidRPr="000A0CD5">
            <w:rPr>
              <w:b w:val="0"/>
              <w:bCs/>
              <w:sz w:val="36"/>
              <w:szCs w:val="36"/>
            </w:rPr>
            <w:t>Table of</w:t>
          </w:r>
          <w:r w:rsidRPr="000A0CD5">
            <w:rPr>
              <w:b w:val="0"/>
              <w:bCs/>
            </w:rPr>
            <w:t xml:space="preserve"> </w:t>
          </w:r>
          <w:r w:rsidR="00B95AD8" w:rsidRPr="000A0CD5">
            <w:rPr>
              <w:rFonts w:cs="Times New Roman"/>
              <w:b w:val="0"/>
              <w:bCs/>
              <w:spacing w:val="20"/>
              <w:sz w:val="36"/>
              <w:szCs w:val="36"/>
            </w:rPr>
            <w:t>Contents</w:t>
          </w:r>
        </w:p>
        <w:p w14:paraId="71AE7217" w14:textId="77777777" w:rsidR="00804172" w:rsidRPr="000A0CD5" w:rsidRDefault="00804172" w:rsidP="007E6D82"/>
        <w:p w14:paraId="766A6609" w14:textId="48C1553A" w:rsidR="008E7E4F" w:rsidRPr="000A0CD5" w:rsidRDefault="001F58CD" w:rsidP="007E6D82">
          <w:pPr>
            <w:pStyle w:val="ListParagraph"/>
            <w:numPr>
              <w:ilvl w:val="0"/>
              <w:numId w:val="6"/>
            </w:numPr>
            <w:spacing w:after="120" w:line="276" w:lineRule="auto"/>
            <w:ind w:left="284" w:hanging="284"/>
            <w:rPr>
              <w:rFonts w:ascii="Times New Roman" w:hAnsi="Times New Roman" w:cs="Times New Roman"/>
            </w:rPr>
          </w:pPr>
          <w:hyperlink w:anchor="Abstract" w:history="1">
            <w:r w:rsidR="00804172" w:rsidRPr="000A0CD5">
              <w:rPr>
                <w:rStyle w:val="Hyperlink"/>
                <w:rFonts w:ascii="Times New Roman" w:hAnsi="Times New Roman" w:cs="Times New Roman"/>
                <w:color w:val="auto"/>
                <w:u w:val="none"/>
              </w:rPr>
              <w:t>A</w:t>
            </w:r>
            <w:r w:rsidR="00804172" w:rsidRPr="000A0CD5">
              <w:rPr>
                <w:rStyle w:val="Hyperlink"/>
                <w:rFonts w:ascii="Times New Roman" w:hAnsi="Times New Roman" w:cs="Times New Roman"/>
                <w:color w:val="auto"/>
                <w:u w:val="none"/>
              </w:rPr>
              <w:t>b</w:t>
            </w:r>
            <w:r w:rsidR="00804172" w:rsidRPr="000A0CD5">
              <w:rPr>
                <w:rStyle w:val="Hyperlink"/>
                <w:rFonts w:ascii="Times New Roman" w:hAnsi="Times New Roman" w:cs="Times New Roman"/>
                <w:color w:val="auto"/>
                <w:u w:val="none"/>
              </w:rPr>
              <w:t>stract</w:t>
            </w:r>
            <w:r w:rsidR="00804172" w:rsidRPr="000A0CD5">
              <w:rPr>
                <w:rStyle w:val="Hyperlink"/>
                <w:rFonts w:ascii="Times New Roman" w:hAnsi="Times New Roman" w:cs="Times New Roman"/>
                <w:color w:val="auto"/>
                <w:u w:val="none"/>
              </w:rPr>
              <w:ptab w:relativeTo="margin" w:alignment="right" w:leader="dot"/>
            </w:r>
            <w:r w:rsidR="00804172" w:rsidRPr="000A0CD5">
              <w:rPr>
                <w:rStyle w:val="Hyperlink"/>
                <w:rFonts w:ascii="Times New Roman" w:hAnsi="Times New Roman" w:cs="Times New Roman"/>
                <w:color w:val="auto"/>
                <w:u w:val="none"/>
              </w:rPr>
              <w:t>1</w:t>
            </w:r>
          </w:hyperlink>
        </w:p>
        <w:p w14:paraId="2FBCFDB1" w14:textId="045D7E12" w:rsidR="00804172" w:rsidRPr="000A0CD5" w:rsidRDefault="00804172" w:rsidP="007E6D82">
          <w:pPr>
            <w:pStyle w:val="ListParagraph"/>
            <w:numPr>
              <w:ilvl w:val="0"/>
              <w:numId w:val="6"/>
            </w:numPr>
            <w:spacing w:line="276" w:lineRule="auto"/>
            <w:ind w:left="284" w:hanging="284"/>
            <w:rPr>
              <w:rFonts w:ascii="Times New Roman" w:hAnsi="Times New Roman" w:cs="Times New Roman"/>
            </w:rPr>
          </w:pPr>
          <w:r w:rsidRPr="000A0CD5">
            <w:rPr>
              <w:rFonts w:ascii="Times New Roman" w:hAnsi="Times New Roman" w:cs="Times New Roman"/>
            </w:rPr>
            <w:t>Acknowledgements</w:t>
          </w:r>
          <w:r w:rsidRPr="000A0CD5">
            <w:rPr>
              <w:rFonts w:ascii="Times New Roman" w:hAnsi="Times New Roman" w:cs="Times New Roman"/>
            </w:rPr>
            <w:ptab w:relativeTo="margin" w:alignment="right" w:leader="dot"/>
          </w:r>
          <w:r w:rsidRPr="000A0CD5">
            <w:rPr>
              <w:rFonts w:ascii="Times New Roman" w:hAnsi="Times New Roman" w:cs="Times New Roman"/>
            </w:rPr>
            <w:t>2</w:t>
          </w:r>
        </w:p>
        <w:p w14:paraId="5CF6E2E7" w14:textId="3943BB04" w:rsidR="00F277DE" w:rsidRPr="000A0CD5" w:rsidRDefault="00F277DE" w:rsidP="007E6D82">
          <w:pPr>
            <w:spacing w:line="360" w:lineRule="auto"/>
            <w:contextualSpacing/>
          </w:pPr>
          <w:r w:rsidRPr="000A0CD5">
            <w:t>___________________________________________________________________</w:t>
          </w:r>
        </w:p>
        <w:p w14:paraId="35CFBE02" w14:textId="020900DC" w:rsidR="00393113" w:rsidRPr="000A0CD5" w:rsidRDefault="00804172" w:rsidP="007E6D82">
          <w:pPr>
            <w:contextualSpacing/>
            <w:rPr>
              <w:rFonts w:ascii="Times New Roman" w:hAnsi="Times New Roman" w:cs="Times New Roman"/>
              <w:spacing w:val="14"/>
              <w:sz w:val="28"/>
              <w:szCs w:val="28"/>
            </w:rPr>
          </w:pPr>
          <w:r w:rsidRPr="000A0CD5">
            <w:rPr>
              <w:rFonts w:ascii="Times New Roman" w:hAnsi="Times New Roman" w:cs="Times New Roman"/>
              <w:spacing w:val="14"/>
              <w:sz w:val="28"/>
              <w:szCs w:val="28"/>
            </w:rPr>
            <w:t>Chapter</w:t>
          </w:r>
          <w:r w:rsidR="00393113" w:rsidRPr="000A0CD5">
            <w:rPr>
              <w:rFonts w:ascii="Times New Roman" w:hAnsi="Times New Roman" w:cs="Times New Roman"/>
              <w:spacing w:val="14"/>
              <w:sz w:val="28"/>
              <w:szCs w:val="28"/>
            </w:rPr>
            <w:t xml:space="preserve"> 1</w:t>
          </w:r>
          <w:r w:rsidRPr="000A0CD5">
            <w:rPr>
              <w:rFonts w:ascii="Times New Roman" w:hAnsi="Times New Roman" w:cs="Times New Roman"/>
              <w:spacing w:val="14"/>
              <w:sz w:val="28"/>
              <w:szCs w:val="28"/>
            </w:rPr>
            <w:t xml:space="preserve"> :</w:t>
          </w:r>
          <w:r w:rsidR="00393113" w:rsidRPr="000A0CD5">
            <w:rPr>
              <w:rFonts w:ascii="Times New Roman" w:hAnsi="Times New Roman" w:cs="Times New Roman"/>
              <w:spacing w:val="14"/>
              <w:sz w:val="28"/>
              <w:szCs w:val="28"/>
            </w:rPr>
            <w:t xml:space="preserve"> </w:t>
          </w:r>
          <w:r w:rsidRPr="000A0CD5">
            <w:rPr>
              <w:rFonts w:ascii="Times New Roman" w:hAnsi="Times New Roman" w:cs="Times New Roman"/>
              <w:spacing w:val="14"/>
              <w:sz w:val="28"/>
              <w:szCs w:val="28"/>
            </w:rPr>
            <w:t>Introduction</w:t>
          </w:r>
          <w:r w:rsidR="00DE3AC9" w:rsidRPr="000A0CD5">
            <w:rPr>
              <w:rFonts w:ascii="Times New Roman" w:hAnsi="Times New Roman" w:cs="Times New Roman"/>
              <w:spacing w:val="14"/>
              <w:sz w:val="28"/>
              <w:szCs w:val="28"/>
            </w:rPr>
            <w:t xml:space="preserve"> </w:t>
          </w:r>
        </w:p>
        <w:p w14:paraId="26B88FB8" w14:textId="65F52FD2" w:rsidR="00393113" w:rsidRPr="000A0CD5" w:rsidRDefault="00393113" w:rsidP="007E6D82">
          <w:pPr>
            <w:contextualSpacing/>
            <w:rPr>
              <w:rFonts w:ascii="Times New Roman" w:hAnsi="Times New Roman" w:cs="Times New Roman"/>
              <w:b/>
              <w:bCs/>
              <w:spacing w:val="14"/>
              <w:sz w:val="28"/>
              <w:szCs w:val="28"/>
            </w:rPr>
          </w:pPr>
          <w:r w:rsidRPr="000A0CD5">
            <w:t>_________________________________________________________________</w:t>
          </w:r>
          <w:r w:rsidRPr="000A0CD5">
            <w:t>__</w:t>
          </w:r>
        </w:p>
        <w:p w14:paraId="1EB63A8D" w14:textId="7C647931" w:rsidR="00393113" w:rsidRPr="000A0CD5" w:rsidRDefault="00393113" w:rsidP="007E6D82">
          <w:pPr>
            <w:spacing w:line="276" w:lineRule="auto"/>
            <w:contextualSpacing/>
            <w:rPr>
              <w:rFonts w:ascii="Times New Roman" w:hAnsi="Times New Roman" w:cs="Times New Roman"/>
              <w:b/>
              <w:bCs/>
              <w:spacing w:val="14"/>
              <w:szCs w:val="24"/>
            </w:rPr>
          </w:pPr>
        </w:p>
        <w:p w14:paraId="2928D765" w14:textId="6465F01A" w:rsidR="00DE3AC9" w:rsidRPr="000A0CD5" w:rsidRDefault="00DE3AC9" w:rsidP="007E6D82">
          <w:pPr>
            <w:pStyle w:val="ListParagraph"/>
            <w:numPr>
              <w:ilvl w:val="0"/>
              <w:numId w:val="6"/>
            </w:numPr>
            <w:spacing w:after="120" w:line="276" w:lineRule="auto"/>
            <w:ind w:left="284" w:hanging="284"/>
            <w:rPr>
              <w:rFonts w:ascii="Times New Roman" w:hAnsi="Times New Roman" w:cs="Times New Roman"/>
            </w:rPr>
          </w:pPr>
          <w:r w:rsidRPr="000A0CD5">
            <w:rPr>
              <w:rFonts w:ascii="Times New Roman" w:hAnsi="Times New Roman" w:cs="Times New Roman"/>
            </w:rPr>
            <w:t xml:space="preserve">Background and Motivation </w:t>
          </w:r>
          <w:r w:rsidRPr="000A0CD5">
            <w:rPr>
              <w:rFonts w:ascii="Times New Roman" w:hAnsi="Times New Roman" w:cs="Times New Roman"/>
            </w:rPr>
            <w:ptab w:relativeTo="margin" w:alignment="right" w:leader="dot"/>
          </w:r>
          <w:r w:rsidRPr="000A0CD5">
            <w:rPr>
              <w:rFonts w:ascii="Times New Roman" w:hAnsi="Times New Roman" w:cs="Times New Roman"/>
            </w:rPr>
            <w:t>1</w:t>
          </w:r>
        </w:p>
        <w:p w14:paraId="3A42A067" w14:textId="46709B0F" w:rsidR="00DE3AC9" w:rsidRPr="000A0CD5" w:rsidRDefault="00DE3AC9" w:rsidP="007E6D82">
          <w:pPr>
            <w:pStyle w:val="ListParagraph"/>
            <w:numPr>
              <w:ilvl w:val="0"/>
              <w:numId w:val="6"/>
            </w:numPr>
            <w:spacing w:after="120" w:line="276" w:lineRule="auto"/>
            <w:ind w:left="284" w:hanging="284"/>
            <w:rPr>
              <w:rFonts w:ascii="Times New Roman" w:hAnsi="Times New Roman" w:cs="Times New Roman"/>
            </w:rPr>
          </w:pPr>
          <w:r w:rsidRPr="000A0CD5">
            <w:rPr>
              <w:rFonts w:ascii="Times New Roman" w:hAnsi="Times New Roman" w:cs="Times New Roman"/>
            </w:rPr>
            <w:t>Problem Statment</w:t>
          </w:r>
          <w:r w:rsidRPr="000A0CD5">
            <w:rPr>
              <w:rFonts w:ascii="Times New Roman" w:hAnsi="Times New Roman" w:cs="Times New Roman"/>
            </w:rPr>
            <w:t xml:space="preserve"> </w:t>
          </w:r>
          <w:r w:rsidRPr="000A0CD5">
            <w:rPr>
              <w:rFonts w:ascii="Times New Roman" w:hAnsi="Times New Roman" w:cs="Times New Roman"/>
            </w:rPr>
            <w:ptab w:relativeTo="margin" w:alignment="right" w:leader="dot"/>
          </w:r>
          <w:r w:rsidRPr="000A0CD5">
            <w:rPr>
              <w:rFonts w:ascii="Times New Roman" w:hAnsi="Times New Roman" w:cs="Times New Roman"/>
            </w:rPr>
            <w:t>1</w:t>
          </w:r>
        </w:p>
        <w:p w14:paraId="41E95EA7" w14:textId="2A9D020A" w:rsidR="00DE3AC9" w:rsidRPr="000A0CD5" w:rsidRDefault="00DE3AC9" w:rsidP="007E6D82">
          <w:pPr>
            <w:pStyle w:val="ListParagraph"/>
            <w:numPr>
              <w:ilvl w:val="0"/>
              <w:numId w:val="6"/>
            </w:numPr>
            <w:spacing w:after="120" w:line="276" w:lineRule="auto"/>
            <w:ind w:left="284" w:hanging="284"/>
            <w:rPr>
              <w:rFonts w:ascii="Times New Roman" w:hAnsi="Times New Roman" w:cs="Times New Roman"/>
            </w:rPr>
          </w:pPr>
          <w:r w:rsidRPr="000A0CD5">
            <w:rPr>
              <w:rFonts w:ascii="Times New Roman" w:hAnsi="Times New Roman" w:cs="Times New Roman"/>
            </w:rPr>
            <w:t>Research Objectives</w:t>
          </w:r>
          <w:r w:rsidR="00A54819" w:rsidRPr="000A0CD5">
            <w:rPr>
              <w:rFonts w:ascii="Times New Roman" w:hAnsi="Times New Roman" w:cs="Times New Roman"/>
            </w:rPr>
            <w:t xml:space="preserve"> </w:t>
          </w:r>
          <w:r w:rsidRPr="000A0CD5">
            <w:rPr>
              <w:rFonts w:ascii="Times New Roman" w:hAnsi="Times New Roman" w:cs="Times New Roman"/>
            </w:rPr>
            <w:ptab w:relativeTo="margin" w:alignment="right" w:leader="dot"/>
          </w:r>
          <w:r w:rsidRPr="000A0CD5">
            <w:rPr>
              <w:rFonts w:ascii="Times New Roman" w:hAnsi="Times New Roman" w:cs="Times New Roman"/>
            </w:rPr>
            <w:t>1</w:t>
          </w:r>
        </w:p>
        <w:p w14:paraId="44373CC2" w14:textId="531140D7" w:rsidR="00EB58E6" w:rsidRPr="000A0CD5" w:rsidRDefault="00A54819" w:rsidP="007E6D82">
          <w:pPr>
            <w:pStyle w:val="ListParagraph"/>
            <w:numPr>
              <w:ilvl w:val="0"/>
              <w:numId w:val="6"/>
            </w:numPr>
            <w:spacing w:after="120" w:line="276" w:lineRule="auto"/>
            <w:ind w:left="284" w:hanging="284"/>
            <w:rPr>
              <w:rFonts w:ascii="Times New Roman" w:hAnsi="Times New Roman" w:cs="Times New Roman"/>
            </w:rPr>
          </w:pPr>
          <w:r w:rsidRPr="000A0CD5">
            <w:rPr>
              <w:rFonts w:ascii="Times New Roman" w:hAnsi="Times New Roman" w:cs="Times New Roman"/>
            </w:rPr>
            <w:t>Project Scope</w:t>
          </w:r>
          <w:r w:rsidRPr="000A0CD5">
            <w:rPr>
              <w:rFonts w:ascii="Times New Roman" w:hAnsi="Times New Roman" w:cs="Times New Roman"/>
            </w:rPr>
            <w:ptab w:relativeTo="margin" w:alignment="right" w:leader="dot"/>
          </w:r>
          <w:r w:rsidRPr="000A0CD5">
            <w:rPr>
              <w:rFonts w:ascii="Times New Roman" w:hAnsi="Times New Roman" w:cs="Times New Roman"/>
            </w:rPr>
            <w:t>1</w:t>
          </w:r>
        </w:p>
        <w:p w14:paraId="310DEE29" w14:textId="63AF0F4E" w:rsidR="007D0125" w:rsidRPr="000A0CD5" w:rsidRDefault="00EB58E6" w:rsidP="007E6D82">
          <w:pPr>
            <w:pStyle w:val="ListParagraph"/>
            <w:numPr>
              <w:ilvl w:val="0"/>
              <w:numId w:val="6"/>
            </w:numPr>
            <w:spacing w:after="120" w:line="276" w:lineRule="auto"/>
            <w:ind w:left="284" w:hanging="284"/>
            <w:rPr>
              <w:rFonts w:ascii="Times New Roman" w:hAnsi="Times New Roman" w:cs="Times New Roman"/>
            </w:rPr>
          </w:pPr>
          <w:r w:rsidRPr="000A0CD5">
            <w:rPr>
              <w:rFonts w:ascii="Times New Roman" w:hAnsi="Times New Roman" w:cs="Times New Roman"/>
            </w:rPr>
            <w:t>Methodology</w:t>
          </w:r>
          <w:r w:rsidR="00CF16AD" w:rsidRPr="000A0CD5">
            <w:rPr>
              <w:rFonts w:ascii="Times New Roman" w:hAnsi="Times New Roman" w:cs="Times New Roman"/>
            </w:rPr>
            <w:t xml:space="preserve"> </w:t>
          </w:r>
          <w:r w:rsidRPr="000A0CD5">
            <w:rPr>
              <w:rFonts w:ascii="Times New Roman" w:hAnsi="Times New Roman" w:cs="Times New Roman"/>
            </w:rPr>
            <w:ptab w:relativeTo="margin" w:alignment="right" w:leader="dot"/>
          </w:r>
          <w:r w:rsidRPr="000A0CD5">
            <w:rPr>
              <w:rFonts w:ascii="Times New Roman" w:hAnsi="Times New Roman" w:cs="Times New Roman"/>
            </w:rPr>
            <w:t>1</w:t>
          </w:r>
        </w:p>
        <w:p w14:paraId="676A53DE" w14:textId="77777777" w:rsidR="007D0125" w:rsidRPr="000A0CD5" w:rsidRDefault="007D0125" w:rsidP="007E6D82">
          <w:pPr>
            <w:spacing w:line="360" w:lineRule="auto"/>
            <w:contextualSpacing/>
          </w:pPr>
          <w:r w:rsidRPr="000A0CD5">
            <w:t>___________________________________________________________________</w:t>
          </w:r>
        </w:p>
        <w:p w14:paraId="75204FC0" w14:textId="57F15371" w:rsidR="007D0125" w:rsidRPr="000A0CD5" w:rsidRDefault="007D0125" w:rsidP="007E6D82">
          <w:pPr>
            <w:contextualSpacing/>
            <w:rPr>
              <w:rFonts w:ascii="Times New Roman" w:hAnsi="Times New Roman" w:cs="Times New Roman"/>
              <w:spacing w:val="14"/>
              <w:sz w:val="28"/>
              <w:szCs w:val="28"/>
            </w:rPr>
          </w:pPr>
          <w:r w:rsidRPr="000A0CD5">
            <w:rPr>
              <w:rFonts w:ascii="Times New Roman" w:hAnsi="Times New Roman" w:cs="Times New Roman"/>
              <w:spacing w:val="14"/>
              <w:sz w:val="28"/>
              <w:szCs w:val="28"/>
            </w:rPr>
            <w:t xml:space="preserve">Chapter </w:t>
          </w:r>
          <w:r w:rsidRPr="000A0CD5">
            <w:rPr>
              <w:rFonts w:ascii="Times New Roman" w:hAnsi="Times New Roman" w:cs="Times New Roman"/>
              <w:spacing w:val="14"/>
              <w:sz w:val="28"/>
              <w:szCs w:val="28"/>
            </w:rPr>
            <w:t>2</w:t>
          </w:r>
          <w:r w:rsidRPr="000A0CD5">
            <w:rPr>
              <w:rFonts w:ascii="Times New Roman" w:hAnsi="Times New Roman" w:cs="Times New Roman"/>
              <w:spacing w:val="14"/>
              <w:sz w:val="28"/>
              <w:szCs w:val="28"/>
            </w:rPr>
            <w:t xml:space="preserve"> : Foundational Concepts </w:t>
          </w:r>
        </w:p>
        <w:p w14:paraId="73A06C5D" w14:textId="77777777" w:rsidR="007D0125" w:rsidRPr="000A0CD5" w:rsidRDefault="007D0125" w:rsidP="007E6D82">
          <w:pPr>
            <w:contextualSpacing/>
            <w:rPr>
              <w:rFonts w:ascii="Times New Roman" w:hAnsi="Times New Roman" w:cs="Times New Roman"/>
              <w:b/>
              <w:bCs/>
              <w:spacing w:val="14"/>
              <w:sz w:val="28"/>
              <w:szCs w:val="28"/>
            </w:rPr>
          </w:pPr>
          <w:r w:rsidRPr="000A0CD5">
            <w:t>___________________________________________________________________</w:t>
          </w:r>
        </w:p>
        <w:p w14:paraId="2B2DDA8F" w14:textId="77777777" w:rsidR="00CF16AD" w:rsidRPr="000A0CD5" w:rsidRDefault="00CF16AD" w:rsidP="007E6D82">
          <w:pPr>
            <w:pStyle w:val="ListParagraph"/>
            <w:spacing w:after="120" w:line="276" w:lineRule="auto"/>
            <w:ind w:left="284"/>
            <w:rPr>
              <w:rFonts w:ascii="Times New Roman" w:hAnsi="Times New Roman" w:cs="Times New Roman"/>
            </w:rPr>
          </w:pPr>
        </w:p>
        <w:p w14:paraId="4BABE54A" w14:textId="4DEB1CF2" w:rsidR="00CF16AD" w:rsidRPr="000A0CD5" w:rsidRDefault="00CF16AD" w:rsidP="007E6D82">
          <w:pPr>
            <w:pStyle w:val="ListParagraph"/>
            <w:numPr>
              <w:ilvl w:val="0"/>
              <w:numId w:val="6"/>
            </w:numPr>
            <w:tabs>
              <w:tab w:val="left" w:pos="284"/>
            </w:tabs>
            <w:spacing w:after="120" w:line="276" w:lineRule="auto"/>
            <w:ind w:left="284" w:hanging="284"/>
            <w:rPr>
              <w:rFonts w:ascii="Times New Roman" w:hAnsi="Times New Roman" w:cs="Times New Roman"/>
            </w:rPr>
          </w:pPr>
          <w:r w:rsidRPr="000A0CD5">
            <w:rPr>
              <w:rFonts w:ascii="Times New Roman" w:hAnsi="Times New Roman" w:cs="Times New Roman"/>
            </w:rPr>
            <w:t>Graph Theory and Graph Transformation</w:t>
          </w:r>
          <w:r w:rsidRPr="000A0CD5">
            <w:rPr>
              <w:rFonts w:ascii="Times New Roman" w:hAnsi="Times New Roman" w:cs="Times New Roman"/>
            </w:rPr>
            <w:t xml:space="preserve"> </w:t>
          </w:r>
          <w:r w:rsidRPr="000A0CD5">
            <w:rPr>
              <w:rFonts w:ascii="Times New Roman" w:hAnsi="Times New Roman" w:cs="Times New Roman"/>
            </w:rPr>
            <w:ptab w:relativeTo="margin" w:alignment="right" w:leader="dot"/>
          </w:r>
          <w:r w:rsidRPr="000A0CD5">
            <w:rPr>
              <w:rFonts w:ascii="Times New Roman" w:hAnsi="Times New Roman" w:cs="Times New Roman"/>
            </w:rPr>
            <w:t>1</w:t>
          </w:r>
        </w:p>
        <w:p w14:paraId="2BF18AA0" w14:textId="77777777" w:rsidR="003D2CAD" w:rsidRPr="000A0CD5" w:rsidRDefault="00EE2DF3" w:rsidP="007E6D82">
          <w:pPr>
            <w:pStyle w:val="ListParagraph"/>
            <w:numPr>
              <w:ilvl w:val="1"/>
              <w:numId w:val="7"/>
            </w:numPr>
            <w:spacing w:after="120" w:line="276" w:lineRule="auto"/>
            <w:rPr>
              <w:rFonts w:ascii="Times New Roman" w:hAnsi="Times New Roman" w:cs="Times New Roman"/>
            </w:rPr>
          </w:pPr>
          <w:r w:rsidRPr="000A0CD5">
            <w:rPr>
              <w:rFonts w:ascii="Times New Roman" w:hAnsi="Times New Roman" w:cs="Times New Roman"/>
            </w:rPr>
            <w:t xml:space="preserve"> </w:t>
          </w:r>
          <w:r w:rsidR="00CF16AD" w:rsidRPr="000A0CD5">
            <w:rPr>
              <w:rFonts w:ascii="Times New Roman" w:hAnsi="Times New Roman" w:cs="Times New Roman"/>
            </w:rPr>
            <w:t>Graphs for Modelling and Specification</w:t>
          </w:r>
          <w:r w:rsidR="00CF16AD" w:rsidRPr="000A0CD5">
            <w:rPr>
              <w:rFonts w:ascii="Times New Roman" w:hAnsi="Times New Roman" w:cs="Times New Roman"/>
            </w:rPr>
            <w:t xml:space="preserve"> </w:t>
          </w:r>
          <w:r w:rsidR="00CF16AD" w:rsidRPr="000A0CD5">
            <w:rPr>
              <w:rFonts w:ascii="Times New Roman" w:hAnsi="Times New Roman" w:cs="Times New Roman"/>
            </w:rPr>
            <w:ptab w:relativeTo="margin" w:alignment="right" w:leader="dot"/>
          </w:r>
          <w:r w:rsidR="00CF16AD" w:rsidRPr="000A0CD5">
            <w:rPr>
              <w:rFonts w:ascii="Times New Roman" w:hAnsi="Times New Roman" w:cs="Times New Roman"/>
            </w:rPr>
            <w:t>1</w:t>
          </w:r>
        </w:p>
        <w:p w14:paraId="5B97899E" w14:textId="580667A6" w:rsidR="00EE2DF3" w:rsidRPr="000A0CD5" w:rsidRDefault="00CF16AD" w:rsidP="007E6D82">
          <w:pPr>
            <w:pStyle w:val="ListParagraph"/>
            <w:numPr>
              <w:ilvl w:val="2"/>
              <w:numId w:val="7"/>
            </w:numPr>
            <w:spacing w:after="120" w:line="276" w:lineRule="auto"/>
            <w:ind w:left="1276" w:hanging="556"/>
            <w:rPr>
              <w:rFonts w:ascii="Times New Roman" w:hAnsi="Times New Roman" w:cs="Times New Roman"/>
            </w:rPr>
          </w:pPr>
          <w:r w:rsidRPr="000A0CD5">
            <w:rPr>
              <w:rFonts w:ascii="Times New Roman" w:hAnsi="Times New Roman" w:cs="Times New Roman"/>
            </w:rPr>
            <w:t>Typed Attributed Multigraphs</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6D8EEFA5" w14:textId="434C38E7" w:rsidR="003D2CAD" w:rsidRPr="000A0CD5" w:rsidRDefault="00EE2DF3" w:rsidP="007E6D82">
          <w:pPr>
            <w:pStyle w:val="ListParagraph"/>
            <w:spacing w:after="120" w:line="276" w:lineRule="auto"/>
            <w:ind w:left="1276" w:hanging="556"/>
            <w:rPr>
              <w:rFonts w:ascii="Times New Roman" w:hAnsi="Times New Roman" w:cs="Times New Roman"/>
            </w:rPr>
          </w:pPr>
          <w:r w:rsidRPr="000A0CD5">
            <w:rPr>
              <w:rFonts w:ascii="Times New Roman" w:hAnsi="Times New Roman" w:cs="Times New Roman"/>
            </w:rPr>
            <w:t xml:space="preserve">9.1.2 </w:t>
          </w:r>
          <w:r w:rsidR="00525973" w:rsidRPr="000A0CD5">
            <w:rPr>
              <w:rFonts w:ascii="Times New Roman" w:hAnsi="Times New Roman" w:cs="Times New Roman"/>
            </w:rPr>
            <w:t xml:space="preserve"> </w:t>
          </w:r>
          <w:r w:rsidR="00CF16AD" w:rsidRPr="000A0CD5">
            <w:rPr>
              <w:rFonts w:ascii="Times New Roman" w:hAnsi="Times New Roman" w:cs="Times New Roman"/>
            </w:rPr>
            <w:t>Graph Transformation Concepts and Rules</w:t>
          </w:r>
          <w:r w:rsidR="00CF16AD" w:rsidRPr="000A0CD5">
            <w:rPr>
              <w:rFonts w:ascii="Times New Roman" w:hAnsi="Times New Roman" w:cs="Times New Roman"/>
            </w:rPr>
            <w:t xml:space="preserve"> </w:t>
          </w:r>
          <w:r w:rsidR="00CF16AD" w:rsidRPr="000A0CD5">
            <w:ptab w:relativeTo="margin" w:alignment="right" w:leader="dot"/>
          </w:r>
          <w:r w:rsidR="00CF16AD" w:rsidRPr="000A0CD5">
            <w:rPr>
              <w:rFonts w:ascii="Times New Roman" w:hAnsi="Times New Roman" w:cs="Times New Roman"/>
            </w:rPr>
            <w:t>1</w:t>
          </w:r>
        </w:p>
        <w:p w14:paraId="58183BEA" w14:textId="4F91D595" w:rsidR="00EE2DF3" w:rsidRPr="000A0CD5" w:rsidRDefault="003D2CAD" w:rsidP="007E6D82">
          <w:pPr>
            <w:pStyle w:val="ListParagraph"/>
            <w:spacing w:after="120" w:line="276" w:lineRule="auto"/>
            <w:ind w:left="1276" w:hanging="556"/>
            <w:rPr>
              <w:rFonts w:ascii="Times New Roman" w:hAnsi="Times New Roman" w:cs="Times New Roman"/>
            </w:rPr>
          </w:pPr>
          <w:r w:rsidRPr="000A0CD5">
            <w:rPr>
              <w:rFonts w:ascii="Times New Roman" w:hAnsi="Times New Roman" w:cs="Times New Roman"/>
            </w:rPr>
            <w:t>9.1.3</w:t>
          </w:r>
          <w:r w:rsidRPr="000A0CD5">
            <w:rPr>
              <w:rFonts w:ascii="Times New Roman" w:hAnsi="Times New Roman" w:cs="Times New Roman"/>
            </w:rPr>
            <w:tab/>
          </w:r>
          <w:r w:rsidR="00CF16AD" w:rsidRPr="000A0CD5">
            <w:rPr>
              <w:rFonts w:ascii="Times New Roman" w:hAnsi="Times New Roman" w:cs="Times New Roman"/>
            </w:rPr>
            <w:t>Graph Transformation Systems and Control Mechanisms</w:t>
          </w:r>
          <w:r w:rsidR="00EE2DF3" w:rsidRPr="000A0CD5">
            <w:rPr>
              <w:rFonts w:ascii="Times New Roman" w:hAnsi="Times New Roman" w:cs="Times New Roman"/>
            </w:rPr>
            <w:t xml:space="preserve"> </w:t>
          </w:r>
          <w:r w:rsidR="00EE2DF3" w:rsidRPr="000A0CD5">
            <w:ptab w:relativeTo="margin" w:alignment="right" w:leader="dot"/>
          </w:r>
          <w:r w:rsidR="00EE2DF3" w:rsidRPr="000A0CD5">
            <w:rPr>
              <w:rFonts w:ascii="Times New Roman" w:hAnsi="Times New Roman" w:cs="Times New Roman"/>
            </w:rPr>
            <w:t>1</w:t>
          </w:r>
        </w:p>
        <w:p w14:paraId="03CC3469" w14:textId="5E2FDDFE" w:rsidR="00EE2DF3" w:rsidRPr="000A0CD5" w:rsidRDefault="00EE2DF3" w:rsidP="007E6D82">
          <w:pPr>
            <w:pStyle w:val="ListParagraph"/>
            <w:numPr>
              <w:ilvl w:val="1"/>
              <w:numId w:val="7"/>
            </w:numPr>
            <w:spacing w:after="120" w:line="276" w:lineRule="auto"/>
            <w:rPr>
              <w:rFonts w:ascii="Times New Roman" w:hAnsi="Times New Roman" w:cs="Times New Roman"/>
            </w:rPr>
          </w:pPr>
          <w:r w:rsidRPr="000A0CD5">
            <w:rPr>
              <w:rFonts w:ascii="Times New Roman" w:hAnsi="Times New Roman" w:cs="Times New Roman"/>
            </w:rPr>
            <w:t xml:space="preserve"> </w:t>
          </w:r>
          <w:r w:rsidRPr="000A0CD5">
            <w:rPr>
              <w:rFonts w:ascii="Times New Roman" w:hAnsi="Times New Roman" w:cs="Times New Roman"/>
            </w:rPr>
            <w:t>Risk Modelling Methodologies</w:t>
          </w:r>
          <w:r w:rsidRPr="000A0CD5">
            <w:rPr>
              <w:rFonts w:ascii="Times New Roman" w:hAnsi="Times New Roman" w:cs="Times New Roman"/>
            </w:rPr>
            <w:ptab w:relativeTo="margin" w:alignment="right" w:leader="dot"/>
          </w:r>
          <w:r w:rsidRPr="000A0CD5">
            <w:rPr>
              <w:rFonts w:ascii="Times New Roman" w:hAnsi="Times New Roman" w:cs="Times New Roman"/>
            </w:rPr>
            <w:t>1</w:t>
          </w:r>
        </w:p>
        <w:p w14:paraId="700E4D42" w14:textId="20394C57" w:rsidR="003D2CAD" w:rsidRPr="000A0CD5" w:rsidRDefault="00336C5A" w:rsidP="007E6D82">
          <w:pPr>
            <w:pStyle w:val="ListParagraph"/>
            <w:numPr>
              <w:ilvl w:val="2"/>
              <w:numId w:val="7"/>
            </w:numPr>
            <w:spacing w:after="120" w:line="276" w:lineRule="auto"/>
            <w:ind w:left="1276" w:hanging="556"/>
            <w:rPr>
              <w:rFonts w:ascii="Times New Roman" w:hAnsi="Times New Roman" w:cs="Times New Roman"/>
            </w:rPr>
          </w:pPr>
          <w:r w:rsidRPr="000A0CD5">
            <w:rPr>
              <w:rFonts w:ascii="Times New Roman" w:hAnsi="Times New Roman" w:cs="Times New Roman"/>
            </w:rPr>
            <w:t>Classical Risk Assessment Approaches</w:t>
          </w:r>
          <w:r w:rsidRPr="000A0CD5">
            <w:rPr>
              <w:rFonts w:ascii="Times New Roman" w:hAnsi="Times New Roman" w:cs="Times New Roman"/>
            </w:rPr>
            <w:t xml:space="preserve"> </w:t>
          </w:r>
          <w:r w:rsidR="003D2CAD" w:rsidRPr="000A0CD5">
            <w:ptab w:relativeTo="margin" w:alignment="right" w:leader="dot"/>
          </w:r>
          <w:r w:rsidR="003D2CAD" w:rsidRPr="000A0CD5">
            <w:rPr>
              <w:rFonts w:ascii="Times New Roman" w:hAnsi="Times New Roman" w:cs="Times New Roman"/>
            </w:rPr>
            <w:t>1</w:t>
          </w:r>
        </w:p>
        <w:p w14:paraId="011CCA94" w14:textId="7B1EFD15" w:rsidR="00336C5A" w:rsidRPr="000A0CD5" w:rsidRDefault="00336C5A" w:rsidP="007E6D82">
          <w:pPr>
            <w:pStyle w:val="ListParagraph"/>
            <w:numPr>
              <w:ilvl w:val="2"/>
              <w:numId w:val="7"/>
            </w:numPr>
            <w:spacing w:after="120" w:line="276" w:lineRule="auto"/>
            <w:ind w:left="1276" w:hanging="556"/>
            <w:rPr>
              <w:rFonts w:ascii="Times New Roman" w:hAnsi="Times New Roman" w:cs="Times New Roman"/>
            </w:rPr>
          </w:pPr>
          <w:r w:rsidRPr="000A0CD5">
            <w:rPr>
              <w:rFonts w:ascii="Times New Roman" w:hAnsi="Times New Roman" w:cs="Times New Roman"/>
            </w:rPr>
            <w:t>Model-Driven Risk Modelling</w:t>
          </w:r>
          <w:r w:rsidRPr="000A0CD5">
            <w:rPr>
              <w:rFonts w:ascii="Times New Roman" w:hAnsi="Times New Roman" w:cs="Times New Roman"/>
              <w:b/>
              <w:bCs/>
            </w:rPr>
            <w:t xml:space="preserve"> </w:t>
          </w:r>
          <w:r w:rsidRPr="000A0CD5">
            <w:ptab w:relativeTo="margin" w:alignment="right" w:leader="dot"/>
          </w:r>
          <w:r w:rsidRPr="000A0CD5">
            <w:rPr>
              <w:rFonts w:ascii="Times New Roman" w:hAnsi="Times New Roman" w:cs="Times New Roman"/>
            </w:rPr>
            <w:t>1</w:t>
          </w:r>
        </w:p>
        <w:p w14:paraId="21EB527B" w14:textId="0411C31C" w:rsidR="00336C5A" w:rsidRPr="000A0CD5" w:rsidRDefault="00336C5A" w:rsidP="007E6D82">
          <w:pPr>
            <w:pStyle w:val="ListParagraph"/>
            <w:numPr>
              <w:ilvl w:val="2"/>
              <w:numId w:val="7"/>
            </w:numPr>
            <w:spacing w:after="120" w:line="276" w:lineRule="auto"/>
            <w:ind w:left="1276" w:hanging="556"/>
            <w:rPr>
              <w:rFonts w:ascii="Times New Roman" w:hAnsi="Times New Roman" w:cs="Times New Roman"/>
            </w:rPr>
          </w:pPr>
          <w:r w:rsidRPr="000A0CD5">
            <w:rPr>
              <w:rFonts w:ascii="Times New Roman" w:hAnsi="Times New Roman" w:cs="Times New Roman"/>
            </w:rPr>
            <w:t>Attack Surface and Threat Modelling</w:t>
          </w:r>
          <w:r w:rsidRPr="000A0CD5">
            <w:rPr>
              <w:rFonts w:ascii="Times New Roman" w:hAnsi="Times New Roman" w:cs="Times New Roman"/>
              <w:b/>
              <w:bCs/>
            </w:rPr>
            <w:t xml:space="preserve"> </w:t>
          </w:r>
          <w:r w:rsidRPr="000A0CD5">
            <w:ptab w:relativeTo="margin" w:alignment="right" w:leader="dot"/>
          </w:r>
          <w:r w:rsidRPr="000A0CD5">
            <w:rPr>
              <w:rFonts w:ascii="Times New Roman" w:hAnsi="Times New Roman" w:cs="Times New Roman"/>
            </w:rPr>
            <w:t>1</w:t>
          </w:r>
        </w:p>
        <w:p w14:paraId="4276A3E0" w14:textId="5FED8DED" w:rsidR="00336C5A" w:rsidRPr="000A0CD5" w:rsidRDefault="00336C5A" w:rsidP="007E6D82">
          <w:pPr>
            <w:pStyle w:val="ListParagraph"/>
            <w:numPr>
              <w:ilvl w:val="2"/>
              <w:numId w:val="7"/>
            </w:numPr>
            <w:spacing w:after="120" w:line="276" w:lineRule="auto"/>
            <w:ind w:left="1276" w:hanging="556"/>
            <w:rPr>
              <w:rFonts w:ascii="Times New Roman" w:hAnsi="Times New Roman" w:cs="Times New Roman"/>
            </w:rPr>
          </w:pPr>
          <w:r w:rsidRPr="000A0CD5">
            <w:rPr>
              <w:rFonts w:ascii="Times New Roman" w:hAnsi="Times New Roman" w:cs="Times New Roman"/>
            </w:rPr>
            <w:t>Probabilistic Risk Analytics</w:t>
          </w:r>
          <w:r w:rsidRPr="000A0CD5">
            <w:rPr>
              <w:rFonts w:ascii="Times New Roman" w:hAnsi="Times New Roman" w:cs="Times New Roman"/>
              <w:b/>
              <w:bCs/>
            </w:rPr>
            <w:t xml:space="preserve"> </w:t>
          </w:r>
          <w:r w:rsidRPr="000A0CD5">
            <w:ptab w:relativeTo="margin" w:alignment="right" w:leader="dot"/>
          </w:r>
          <w:r w:rsidRPr="000A0CD5">
            <w:rPr>
              <w:rFonts w:ascii="Times New Roman" w:hAnsi="Times New Roman" w:cs="Times New Roman"/>
            </w:rPr>
            <w:t>1</w:t>
          </w:r>
        </w:p>
        <w:p w14:paraId="1A3B0E31" w14:textId="2BAB7121" w:rsidR="00336C5A" w:rsidRPr="000A0CD5" w:rsidRDefault="00336C5A" w:rsidP="007E6D82">
          <w:pPr>
            <w:pStyle w:val="ListParagraph"/>
            <w:numPr>
              <w:ilvl w:val="2"/>
              <w:numId w:val="7"/>
            </w:numPr>
            <w:spacing w:after="120" w:line="276" w:lineRule="auto"/>
            <w:ind w:left="1276" w:hanging="556"/>
            <w:rPr>
              <w:rFonts w:ascii="Times New Roman" w:hAnsi="Times New Roman" w:cs="Times New Roman"/>
            </w:rPr>
          </w:pPr>
          <w:r w:rsidRPr="000A0CD5">
            <w:rPr>
              <w:rFonts w:ascii="Times New Roman" w:hAnsi="Times New Roman" w:cs="Times New Roman"/>
            </w:rPr>
            <w:t>MITRE ATT&amp;CK Integration</w:t>
          </w:r>
          <w:r w:rsidRPr="000A0CD5">
            <w:rPr>
              <w:rFonts w:ascii="Times New Roman" w:hAnsi="Times New Roman" w:cs="Times New Roman"/>
              <w:b/>
              <w:bCs/>
            </w:rPr>
            <w:t xml:space="preserve"> </w:t>
          </w:r>
          <w:r w:rsidRPr="000A0CD5">
            <w:ptab w:relativeTo="margin" w:alignment="right" w:leader="dot"/>
          </w:r>
          <w:r w:rsidRPr="000A0CD5">
            <w:rPr>
              <w:rFonts w:ascii="Times New Roman" w:hAnsi="Times New Roman" w:cs="Times New Roman"/>
            </w:rPr>
            <w:t>1</w:t>
          </w:r>
        </w:p>
        <w:p w14:paraId="1F3411A3" w14:textId="77777777" w:rsidR="00336C5A" w:rsidRPr="000A0CD5" w:rsidRDefault="00336C5A" w:rsidP="007E6D82">
          <w:pPr>
            <w:spacing w:line="360" w:lineRule="auto"/>
            <w:contextualSpacing/>
          </w:pPr>
          <w:r w:rsidRPr="000A0CD5">
            <w:t>___________________________________________________________________</w:t>
          </w:r>
        </w:p>
        <w:p w14:paraId="2B956A04" w14:textId="4BD7EBF4" w:rsidR="00336C5A" w:rsidRPr="000A0CD5" w:rsidRDefault="00336C5A" w:rsidP="007E6D82">
          <w:pPr>
            <w:contextualSpacing/>
            <w:rPr>
              <w:rFonts w:ascii="Times New Roman" w:hAnsi="Times New Roman" w:cs="Times New Roman"/>
              <w:spacing w:val="14"/>
              <w:sz w:val="28"/>
              <w:szCs w:val="28"/>
            </w:rPr>
          </w:pPr>
          <w:r w:rsidRPr="000A0CD5">
            <w:rPr>
              <w:rFonts w:ascii="Times New Roman" w:hAnsi="Times New Roman" w:cs="Times New Roman"/>
              <w:spacing w:val="14"/>
              <w:sz w:val="28"/>
              <w:szCs w:val="28"/>
            </w:rPr>
            <w:t xml:space="preserve">Chapter </w:t>
          </w:r>
          <w:r w:rsidRPr="000A0CD5">
            <w:rPr>
              <w:rFonts w:ascii="Times New Roman" w:hAnsi="Times New Roman" w:cs="Times New Roman"/>
              <w:spacing w:val="14"/>
              <w:sz w:val="28"/>
              <w:szCs w:val="28"/>
            </w:rPr>
            <w:t>3</w:t>
          </w:r>
          <w:r w:rsidRPr="000A0CD5">
            <w:rPr>
              <w:rFonts w:ascii="Times New Roman" w:hAnsi="Times New Roman" w:cs="Times New Roman"/>
              <w:spacing w:val="14"/>
              <w:sz w:val="28"/>
              <w:szCs w:val="28"/>
            </w:rPr>
            <w:t xml:space="preserve"> : System Design and Technical Specification</w:t>
          </w:r>
        </w:p>
        <w:p w14:paraId="1E10E017" w14:textId="77777777" w:rsidR="00336C5A" w:rsidRPr="000A0CD5" w:rsidRDefault="00336C5A" w:rsidP="007E6D82">
          <w:pPr>
            <w:contextualSpacing/>
            <w:rPr>
              <w:rFonts w:ascii="Times New Roman" w:hAnsi="Times New Roman" w:cs="Times New Roman"/>
              <w:b/>
              <w:bCs/>
              <w:spacing w:val="14"/>
              <w:sz w:val="28"/>
              <w:szCs w:val="28"/>
            </w:rPr>
          </w:pPr>
          <w:r w:rsidRPr="000A0CD5">
            <w:t>___________________________________________________________________</w:t>
          </w:r>
        </w:p>
        <w:p w14:paraId="70BD09F6" w14:textId="77777777" w:rsidR="00336C5A" w:rsidRPr="000A0CD5" w:rsidRDefault="00336C5A" w:rsidP="007E6D82">
          <w:pPr>
            <w:spacing w:after="120" w:line="276" w:lineRule="auto"/>
            <w:rPr>
              <w:rFonts w:ascii="Times New Roman" w:hAnsi="Times New Roman" w:cs="Times New Roman"/>
            </w:rPr>
          </w:pPr>
        </w:p>
        <w:p w14:paraId="6FB4FB59" w14:textId="19092F96" w:rsidR="00336C5A" w:rsidRPr="000A0CD5" w:rsidRDefault="00336C5A" w:rsidP="007E6D82">
          <w:pPr>
            <w:spacing w:line="276" w:lineRule="auto"/>
            <w:rPr>
              <w:rFonts w:ascii="Times New Roman" w:hAnsi="Times New Roman" w:cs="Times New Roman"/>
            </w:rPr>
          </w:pPr>
          <w:r w:rsidRPr="000A0CD5">
            <w:rPr>
              <w:rFonts w:ascii="Times New Roman" w:hAnsi="Times New Roman" w:cs="Times New Roman"/>
            </w:rPr>
            <w:t xml:space="preserve">10. </w:t>
          </w:r>
          <w:r w:rsidR="00525973" w:rsidRPr="000A0CD5">
            <w:rPr>
              <w:rFonts w:ascii="Times New Roman" w:hAnsi="Times New Roman" w:cs="Times New Roman"/>
            </w:rPr>
            <w:t xml:space="preserve"> </w:t>
          </w:r>
          <w:r w:rsidRPr="000A0CD5">
            <w:rPr>
              <w:rFonts w:ascii="Times New Roman" w:hAnsi="Times New Roman" w:cs="Times New Roman"/>
            </w:rPr>
            <w:t>Architectural Overview of the Risk Modelling Framework</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4E898F9D" w14:textId="1F0B8C11" w:rsidR="00336C5A" w:rsidRPr="000A0CD5" w:rsidRDefault="00336C5A" w:rsidP="007E6D82">
          <w:pPr>
            <w:spacing w:line="276" w:lineRule="auto"/>
            <w:rPr>
              <w:rFonts w:ascii="Times New Roman" w:hAnsi="Times New Roman" w:cs="Times New Roman"/>
            </w:rPr>
          </w:pPr>
          <w:r w:rsidRPr="000A0CD5">
            <w:rPr>
              <w:rFonts w:ascii="Times New Roman" w:hAnsi="Times New Roman" w:cs="Times New Roman"/>
            </w:rPr>
            <w:t xml:space="preserve">11. </w:t>
          </w:r>
          <w:r w:rsidR="00525973" w:rsidRPr="000A0CD5">
            <w:rPr>
              <w:rFonts w:ascii="Times New Roman" w:hAnsi="Times New Roman" w:cs="Times New Roman"/>
            </w:rPr>
            <w:t xml:space="preserve"> </w:t>
          </w:r>
          <w:r w:rsidRPr="000A0CD5">
            <w:rPr>
              <w:rFonts w:ascii="Times New Roman" w:hAnsi="Times New Roman" w:cs="Times New Roman"/>
            </w:rPr>
            <w:t>Modelling IT Infrastructures as Business Graphs</w:t>
          </w:r>
          <w:r w:rsidRPr="000A0CD5">
            <w:rPr>
              <w:rFonts w:ascii="Times New Roman" w:hAnsi="Times New Roman" w:cs="Times New Roman"/>
              <w:b/>
              <w:bCs/>
            </w:rPr>
            <w:t xml:space="preserve"> </w:t>
          </w:r>
          <w:r w:rsidRPr="000A0CD5">
            <w:ptab w:relativeTo="margin" w:alignment="right" w:leader="dot"/>
          </w:r>
          <w:r w:rsidRPr="000A0CD5">
            <w:rPr>
              <w:rFonts w:ascii="Times New Roman" w:hAnsi="Times New Roman" w:cs="Times New Roman"/>
            </w:rPr>
            <w:t>1</w:t>
          </w:r>
        </w:p>
        <w:p w14:paraId="32FD2CA9" w14:textId="5424B39E" w:rsidR="00336C5A" w:rsidRPr="000A0CD5" w:rsidRDefault="00336C5A" w:rsidP="007E6D82">
          <w:pPr>
            <w:spacing w:line="276" w:lineRule="auto"/>
            <w:rPr>
              <w:rFonts w:ascii="Times New Roman" w:hAnsi="Times New Roman" w:cs="Times New Roman"/>
            </w:rPr>
          </w:pPr>
          <w:r w:rsidRPr="000A0CD5">
            <w:rPr>
              <w:rFonts w:ascii="Times New Roman" w:hAnsi="Times New Roman" w:cs="Times New Roman"/>
            </w:rPr>
            <w:t xml:space="preserve">     </w:t>
          </w:r>
          <w:r w:rsidR="00525973" w:rsidRPr="000A0CD5">
            <w:rPr>
              <w:rFonts w:ascii="Times New Roman" w:hAnsi="Times New Roman" w:cs="Times New Roman"/>
            </w:rPr>
            <w:t xml:space="preserve"> </w:t>
          </w:r>
          <w:r w:rsidRPr="000A0CD5">
            <w:rPr>
              <w:rFonts w:ascii="Times New Roman" w:hAnsi="Times New Roman" w:cs="Times New Roman"/>
            </w:rPr>
            <w:t xml:space="preserve">11.1 </w:t>
          </w:r>
          <w:r w:rsidR="00525973" w:rsidRPr="000A0CD5">
            <w:rPr>
              <w:rFonts w:ascii="Times New Roman" w:hAnsi="Times New Roman" w:cs="Times New Roman"/>
            </w:rPr>
            <w:t xml:space="preserve"> </w:t>
          </w:r>
          <w:r w:rsidRPr="000A0CD5">
            <w:rPr>
              <w:rFonts w:ascii="Times New Roman" w:hAnsi="Times New Roman" w:cs="Times New Roman"/>
            </w:rPr>
            <w:t>T</w:t>
          </w:r>
          <w:r w:rsidRPr="000A0CD5">
            <w:rPr>
              <w:rFonts w:ascii="Times New Roman" w:hAnsi="Times New Roman" w:cs="Times New Roman"/>
            </w:rPr>
            <w:t>yped Attributed Multigraph Representation</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2B9D549E" w14:textId="3B44E1EF" w:rsidR="00336C5A" w:rsidRPr="000A0CD5" w:rsidRDefault="00525973" w:rsidP="007E6D82">
          <w:pPr>
            <w:spacing w:line="276" w:lineRule="auto"/>
            <w:rPr>
              <w:rFonts w:ascii="Times New Roman" w:hAnsi="Times New Roman" w:cs="Times New Roman"/>
            </w:rPr>
          </w:pPr>
          <w:r w:rsidRPr="000A0CD5">
            <w:rPr>
              <w:rFonts w:ascii="Times New Roman" w:hAnsi="Times New Roman" w:cs="Times New Roman"/>
            </w:rPr>
            <w:t xml:space="preserve">      11.2  </w:t>
          </w:r>
          <w:r w:rsidRPr="000A0CD5">
            <w:rPr>
              <w:rFonts w:ascii="Times New Roman" w:hAnsi="Times New Roman" w:cs="Times New Roman"/>
            </w:rPr>
            <w:t>Business Graph Modelling</w:t>
          </w:r>
          <w:r w:rsidRPr="000A0CD5">
            <w:rPr>
              <w:rFonts w:ascii="Times New Roman" w:hAnsi="Times New Roman" w:cs="Times New Roman"/>
              <w:b/>
              <w:bCs/>
            </w:rPr>
            <w:t xml:space="preserve"> </w:t>
          </w:r>
          <w:r w:rsidRPr="000A0CD5">
            <w:ptab w:relativeTo="margin" w:alignment="right" w:leader="dot"/>
          </w:r>
          <w:r w:rsidRPr="000A0CD5">
            <w:rPr>
              <w:rFonts w:ascii="Times New Roman" w:hAnsi="Times New Roman" w:cs="Times New Roman"/>
            </w:rPr>
            <w:t>1</w:t>
          </w:r>
        </w:p>
        <w:p w14:paraId="34B6306E" w14:textId="09737794" w:rsidR="007E6D82" w:rsidRPr="000A0CD5" w:rsidRDefault="007E6D82" w:rsidP="007E6D82">
          <w:pPr>
            <w:spacing w:line="276" w:lineRule="auto"/>
            <w:rPr>
              <w:rFonts w:ascii="Times New Roman" w:hAnsi="Times New Roman" w:cs="Times New Roman"/>
            </w:rPr>
          </w:pPr>
          <w:r w:rsidRPr="000A0CD5">
            <w:rPr>
              <w:rFonts w:ascii="Times New Roman" w:hAnsi="Times New Roman" w:cs="Times New Roman"/>
            </w:rPr>
            <w:t xml:space="preserve">      11.3  </w:t>
          </w:r>
          <w:r w:rsidRPr="000A0CD5">
            <w:rPr>
              <w:rFonts w:ascii="Times New Roman" w:hAnsi="Times New Roman" w:cs="Times New Roman"/>
            </w:rPr>
            <w:t>JSON Schema Definition for Typed Graph and Business Grap</w:t>
          </w:r>
          <w:r w:rsidRPr="000A0CD5">
            <w:rPr>
              <w:rFonts w:ascii="Times New Roman" w:hAnsi="Times New Roman" w:cs="Times New Roman"/>
            </w:rPr>
            <w:t xml:space="preserve">h </w:t>
          </w:r>
          <w:r w:rsidRPr="000A0CD5">
            <w:ptab w:relativeTo="margin" w:alignment="right" w:leader="dot"/>
          </w:r>
          <w:r w:rsidRPr="000A0CD5">
            <w:rPr>
              <w:rFonts w:ascii="Times New Roman" w:hAnsi="Times New Roman" w:cs="Times New Roman"/>
            </w:rPr>
            <w:t>1</w:t>
          </w:r>
        </w:p>
        <w:p w14:paraId="040DEDC3" w14:textId="77777777" w:rsidR="007E6D82" w:rsidRPr="000A0CD5" w:rsidRDefault="007E6D82" w:rsidP="007E6D82">
          <w:pPr>
            <w:spacing w:line="276" w:lineRule="auto"/>
            <w:rPr>
              <w:rFonts w:ascii="Times New Roman" w:hAnsi="Times New Roman" w:cs="Times New Roman"/>
            </w:rPr>
          </w:pPr>
        </w:p>
        <w:p w14:paraId="0E11BB6B" w14:textId="09BFC95B" w:rsidR="00336C5A" w:rsidRPr="000A0CD5" w:rsidRDefault="00525973" w:rsidP="007E6D82">
          <w:pPr>
            <w:spacing w:line="276" w:lineRule="auto"/>
            <w:rPr>
              <w:rFonts w:ascii="Times New Roman" w:hAnsi="Times New Roman" w:cs="Times New Roman"/>
            </w:rPr>
          </w:pPr>
          <w:r w:rsidRPr="000A0CD5">
            <w:rPr>
              <w:rFonts w:ascii="Times New Roman" w:hAnsi="Times New Roman" w:cs="Times New Roman"/>
            </w:rPr>
            <w:t xml:space="preserve">12. </w:t>
          </w:r>
          <w:r w:rsidRPr="000A0CD5">
            <w:rPr>
              <w:rFonts w:ascii="Times New Roman" w:hAnsi="Times New Roman" w:cs="Times New Roman"/>
            </w:rPr>
            <w:t>Formal Specification of Attack Patterns</w:t>
          </w:r>
          <w:r w:rsidRPr="000A0CD5">
            <w:rPr>
              <w:rFonts w:ascii="Times New Roman" w:hAnsi="Times New Roman" w:cs="Times New Roman"/>
              <w:b/>
              <w:bCs/>
            </w:rPr>
            <w:t xml:space="preserve"> </w:t>
          </w:r>
          <w:r w:rsidRPr="000A0CD5">
            <w:ptab w:relativeTo="margin" w:alignment="right" w:leader="dot"/>
          </w:r>
          <w:r w:rsidRPr="000A0CD5">
            <w:rPr>
              <w:rFonts w:ascii="Times New Roman" w:hAnsi="Times New Roman" w:cs="Times New Roman"/>
            </w:rPr>
            <w:t>1</w:t>
          </w:r>
        </w:p>
        <w:p w14:paraId="6928DD27" w14:textId="77777777" w:rsidR="007E6D82" w:rsidRPr="000A0CD5" w:rsidRDefault="00525973" w:rsidP="007E6D82">
          <w:pPr>
            <w:spacing w:line="276" w:lineRule="auto"/>
            <w:rPr>
              <w:rFonts w:ascii="Times New Roman" w:hAnsi="Times New Roman" w:cs="Times New Roman"/>
            </w:rPr>
          </w:pPr>
          <w:r w:rsidRPr="000A0CD5">
            <w:rPr>
              <w:rFonts w:ascii="Times New Roman" w:hAnsi="Times New Roman" w:cs="Times New Roman"/>
            </w:rPr>
            <w:lastRenderedPageBreak/>
            <w:t xml:space="preserve">      12.1  </w:t>
          </w:r>
          <w:r w:rsidRPr="000A0CD5">
            <w:rPr>
              <w:rFonts w:ascii="Times New Roman" w:hAnsi="Times New Roman" w:cs="Times New Roman"/>
            </w:rPr>
            <w:t>Risk Rule Definition Language</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1858A817" w14:textId="1F0EB84A" w:rsidR="00525973" w:rsidRPr="000A0CD5" w:rsidRDefault="007E6D82" w:rsidP="007E6D82">
          <w:pPr>
            <w:spacing w:line="276" w:lineRule="auto"/>
            <w:rPr>
              <w:rFonts w:ascii="Times New Roman" w:hAnsi="Times New Roman" w:cs="Times New Roman"/>
            </w:rPr>
          </w:pPr>
          <w:r w:rsidRPr="000A0CD5">
            <w:rPr>
              <w:rFonts w:ascii="Times New Roman" w:hAnsi="Times New Roman" w:cs="Times New Roman"/>
            </w:rPr>
            <w:t xml:space="preserve">      </w:t>
          </w:r>
          <w:r w:rsidR="00525973" w:rsidRPr="000A0CD5">
            <w:rPr>
              <w:rFonts w:ascii="Times New Roman" w:hAnsi="Times New Roman" w:cs="Times New Roman"/>
            </w:rPr>
            <w:t xml:space="preserve">12.2 </w:t>
          </w:r>
          <w:r w:rsidR="00525973" w:rsidRPr="000A0CD5">
            <w:rPr>
              <w:rFonts w:ascii="Times New Roman" w:hAnsi="Times New Roman" w:cs="Times New Roman"/>
            </w:rPr>
            <w:t>Pre/Post-conditions and Vulnerability Patterns (LHS)</w:t>
          </w:r>
          <w:r w:rsidR="00525973" w:rsidRPr="000A0CD5">
            <w:rPr>
              <w:rFonts w:ascii="Times New Roman" w:hAnsi="Times New Roman" w:cs="Times New Roman"/>
              <w:b/>
              <w:bCs/>
            </w:rPr>
            <w:t xml:space="preserve"> </w:t>
          </w:r>
          <w:r w:rsidR="00525973" w:rsidRPr="000A0CD5">
            <w:ptab w:relativeTo="margin" w:alignment="right" w:leader="dot"/>
          </w:r>
          <w:r w:rsidR="00525973" w:rsidRPr="000A0CD5">
            <w:rPr>
              <w:rFonts w:ascii="Times New Roman" w:hAnsi="Times New Roman" w:cs="Times New Roman"/>
            </w:rPr>
            <w:t>1</w:t>
          </w:r>
        </w:p>
        <w:p w14:paraId="41049837" w14:textId="6D54B248" w:rsidR="00525973" w:rsidRPr="000A0CD5" w:rsidRDefault="00525973" w:rsidP="007E6D82">
          <w:pPr>
            <w:spacing w:line="276" w:lineRule="auto"/>
            <w:rPr>
              <w:rFonts w:ascii="Times New Roman" w:hAnsi="Times New Roman" w:cs="Times New Roman"/>
            </w:rPr>
          </w:pPr>
          <w:r w:rsidRPr="000A0CD5">
            <w:rPr>
              <w:rFonts w:ascii="Times New Roman" w:hAnsi="Times New Roman" w:cs="Times New Roman"/>
            </w:rPr>
            <w:t xml:space="preserve">      </w:t>
          </w:r>
          <w:r w:rsidRPr="000A0CD5">
            <w:rPr>
              <w:rFonts w:ascii="Times New Roman" w:hAnsi="Times New Roman" w:cs="Times New Roman"/>
            </w:rPr>
            <w:t xml:space="preserve">12.2 </w:t>
          </w:r>
          <w:r w:rsidRPr="000A0CD5">
            <w:rPr>
              <w:rFonts w:ascii="Times New Roman" w:hAnsi="Times New Roman" w:cs="Times New Roman"/>
              <w:b/>
              <w:bCs/>
            </w:rPr>
            <w:t> </w:t>
          </w:r>
          <w:r w:rsidRPr="000A0CD5">
            <w:rPr>
              <w:rFonts w:ascii="Times New Roman" w:hAnsi="Times New Roman" w:cs="Times New Roman"/>
            </w:rPr>
            <w:t>Probabilistic Outcomes and Attack Rates</w:t>
          </w:r>
          <w:r w:rsidR="007E6D82"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08CD43E6" w14:textId="66E6C48D" w:rsidR="007E6D82" w:rsidRPr="000A0CD5" w:rsidRDefault="007E6D82" w:rsidP="007E6D82">
          <w:pPr>
            <w:spacing w:line="276" w:lineRule="auto"/>
            <w:rPr>
              <w:rFonts w:ascii="Times New Roman" w:hAnsi="Times New Roman" w:cs="Times New Roman"/>
            </w:rPr>
          </w:pPr>
          <w:r w:rsidRPr="000A0CD5">
            <w:rPr>
              <w:rFonts w:ascii="Times New Roman" w:hAnsi="Times New Roman" w:cs="Times New Roman"/>
            </w:rPr>
            <w:t xml:space="preserve">      12.3  </w:t>
          </w:r>
          <w:r w:rsidRPr="000A0CD5">
            <w:rPr>
              <w:rFonts w:ascii="Times New Roman" w:hAnsi="Times New Roman" w:cs="Times New Roman"/>
            </w:rPr>
            <w:t>JSON Schema Definition for Risk Rules</w:t>
          </w:r>
          <w:r w:rsidRPr="000A0CD5">
            <w:rPr>
              <w:rFonts w:ascii="Times New Roman" w:hAnsi="Times New Roman" w:cs="Times New Roman"/>
              <w:b/>
              <w:bCs/>
            </w:rPr>
            <w:t xml:space="preserve"> </w:t>
          </w:r>
          <w:r w:rsidRPr="000A0CD5">
            <w:ptab w:relativeTo="margin" w:alignment="right" w:leader="dot"/>
          </w:r>
          <w:r w:rsidRPr="000A0CD5">
            <w:rPr>
              <w:rFonts w:ascii="Times New Roman" w:hAnsi="Times New Roman" w:cs="Times New Roman"/>
            </w:rPr>
            <w:t>1</w:t>
          </w:r>
        </w:p>
        <w:p w14:paraId="0EA77C0B" w14:textId="77777777" w:rsidR="008F3A9D" w:rsidRPr="000A0CD5" w:rsidRDefault="008F3A9D" w:rsidP="008F3A9D">
          <w:pPr>
            <w:spacing w:line="276" w:lineRule="auto"/>
            <w:rPr>
              <w:rFonts w:ascii="Times New Roman" w:hAnsi="Times New Roman" w:cs="Times New Roman"/>
            </w:rPr>
          </w:pPr>
          <w:r w:rsidRPr="000A0CD5">
            <w:rPr>
              <w:rFonts w:ascii="Times New Roman" w:hAnsi="Times New Roman" w:cs="Times New Roman"/>
            </w:rPr>
            <w:t xml:space="preserve">13. </w:t>
          </w:r>
          <w:r w:rsidRPr="000A0CD5">
            <w:rPr>
              <w:rFonts w:ascii="Times New Roman" w:hAnsi="Times New Roman" w:cs="Times New Roman"/>
            </w:rPr>
            <w:t>Consistency Verification and Tooling</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6FA3B323" w14:textId="77777777" w:rsidR="008F3A9D" w:rsidRPr="000A0CD5" w:rsidRDefault="008F3A9D" w:rsidP="008F3A9D">
          <w:pPr>
            <w:spacing w:line="276" w:lineRule="auto"/>
            <w:rPr>
              <w:rFonts w:ascii="Times New Roman" w:hAnsi="Times New Roman" w:cs="Times New Roman"/>
            </w:rPr>
          </w:pPr>
          <w:r w:rsidRPr="000A0CD5">
            <w:rPr>
              <w:rFonts w:ascii="Times New Roman" w:hAnsi="Times New Roman" w:cs="Times New Roman"/>
            </w:rPr>
            <w:t xml:space="preserve">     13.1 </w:t>
          </w:r>
          <w:r w:rsidRPr="000A0CD5">
            <w:rPr>
              <w:rFonts w:ascii="Times New Roman" w:hAnsi="Times New Roman" w:cs="Times New Roman"/>
            </w:rPr>
            <w:t>Generation of GROOVE Graph</w:t>
          </w:r>
          <w:r w:rsidRPr="000A0CD5">
            <w:rPr>
              <w:rFonts w:ascii="Times New Roman" w:hAnsi="Times New Roman" w:cs="Times New Roman"/>
            </w:rPr>
            <w:t>ical</w:t>
          </w:r>
          <w:r w:rsidRPr="000A0CD5">
            <w:rPr>
              <w:rFonts w:ascii="Times New Roman" w:hAnsi="Times New Roman" w:cs="Times New Roman"/>
            </w:rPr>
            <w:t xml:space="preserve"> Notation</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5FFBD4D1" w14:textId="77777777" w:rsidR="002C590C" w:rsidRPr="000A0CD5" w:rsidRDefault="008F3A9D" w:rsidP="008F3A9D">
          <w:pPr>
            <w:spacing w:line="276" w:lineRule="auto"/>
            <w:rPr>
              <w:rFonts w:ascii="Times New Roman" w:hAnsi="Times New Roman" w:cs="Times New Roman"/>
            </w:rPr>
          </w:pPr>
          <w:r w:rsidRPr="000A0CD5">
            <w:rPr>
              <w:rFonts w:ascii="Times New Roman" w:hAnsi="Times New Roman" w:cs="Times New Roman"/>
            </w:rPr>
            <w:t xml:space="preserve">     13.2 </w:t>
          </w:r>
          <w:r w:rsidRPr="000A0CD5">
            <w:rPr>
              <w:rFonts w:ascii="Times New Roman" w:hAnsi="Times New Roman" w:cs="Times New Roman"/>
            </w:rPr>
            <w:t>Model Consistency Checking</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499944D7" w14:textId="77777777" w:rsidR="002C590C" w:rsidRPr="000A0CD5" w:rsidRDefault="002C590C" w:rsidP="002C590C">
          <w:pPr>
            <w:spacing w:line="360" w:lineRule="auto"/>
            <w:contextualSpacing/>
          </w:pPr>
          <w:r w:rsidRPr="000A0CD5">
            <w:t>___________________________________________________________________</w:t>
          </w:r>
        </w:p>
        <w:p w14:paraId="17F2D515" w14:textId="1469F6CE" w:rsidR="002C590C" w:rsidRPr="000A0CD5" w:rsidRDefault="002C590C" w:rsidP="002C590C">
          <w:pPr>
            <w:contextualSpacing/>
            <w:rPr>
              <w:rFonts w:ascii="Times New Roman" w:hAnsi="Times New Roman" w:cs="Times New Roman"/>
              <w:spacing w:val="14"/>
              <w:sz w:val="28"/>
              <w:szCs w:val="28"/>
            </w:rPr>
          </w:pPr>
          <w:r w:rsidRPr="000A0CD5">
            <w:rPr>
              <w:rFonts w:ascii="Times New Roman" w:hAnsi="Times New Roman" w:cs="Times New Roman"/>
              <w:spacing w:val="14"/>
              <w:sz w:val="28"/>
              <w:szCs w:val="28"/>
            </w:rPr>
            <w:t xml:space="preserve">Chapter </w:t>
          </w:r>
          <w:r w:rsidRPr="000A0CD5">
            <w:rPr>
              <w:rFonts w:ascii="Times New Roman" w:hAnsi="Times New Roman" w:cs="Times New Roman"/>
              <w:spacing w:val="14"/>
              <w:sz w:val="28"/>
              <w:szCs w:val="28"/>
            </w:rPr>
            <w:t>4</w:t>
          </w:r>
          <w:r w:rsidRPr="000A0CD5">
            <w:rPr>
              <w:rFonts w:ascii="Times New Roman" w:hAnsi="Times New Roman" w:cs="Times New Roman"/>
              <w:spacing w:val="14"/>
              <w:sz w:val="28"/>
              <w:szCs w:val="28"/>
            </w:rPr>
            <w:t xml:space="preserve"> : Risk Analysis and Simulation</w:t>
          </w:r>
        </w:p>
        <w:p w14:paraId="59E54C76" w14:textId="77777777" w:rsidR="002C590C" w:rsidRPr="000A0CD5" w:rsidRDefault="002C590C" w:rsidP="002C590C">
          <w:pPr>
            <w:contextualSpacing/>
            <w:rPr>
              <w:rFonts w:ascii="Times New Roman" w:hAnsi="Times New Roman" w:cs="Times New Roman"/>
              <w:b/>
              <w:bCs/>
              <w:spacing w:val="14"/>
              <w:sz w:val="28"/>
              <w:szCs w:val="28"/>
            </w:rPr>
          </w:pPr>
          <w:r w:rsidRPr="000A0CD5">
            <w:t>___________________________________________________________________</w:t>
          </w:r>
        </w:p>
        <w:p w14:paraId="4CB32FCC" w14:textId="77777777" w:rsidR="002C590C" w:rsidRPr="000A0CD5" w:rsidRDefault="002C590C" w:rsidP="002C590C">
          <w:pPr>
            <w:spacing w:after="120" w:line="276" w:lineRule="auto"/>
            <w:rPr>
              <w:rFonts w:ascii="Times New Roman" w:hAnsi="Times New Roman" w:cs="Times New Roman"/>
            </w:rPr>
          </w:pPr>
        </w:p>
        <w:p w14:paraId="5B78AF6F" w14:textId="14B29D30" w:rsidR="002C590C" w:rsidRPr="000A0CD5" w:rsidRDefault="002C590C" w:rsidP="002C590C">
          <w:pPr>
            <w:spacing w:line="276" w:lineRule="auto"/>
            <w:rPr>
              <w:rFonts w:ascii="Times New Roman" w:hAnsi="Times New Roman" w:cs="Times New Roman"/>
            </w:rPr>
          </w:pPr>
          <w:r w:rsidRPr="000A0CD5">
            <w:rPr>
              <w:rFonts w:ascii="Times New Roman" w:hAnsi="Times New Roman" w:cs="Times New Roman"/>
            </w:rPr>
            <w:t xml:space="preserve">14. </w:t>
          </w:r>
          <w:r w:rsidRPr="000A0CD5">
            <w:rPr>
              <w:rFonts w:ascii="Times New Roman" w:hAnsi="Times New Roman" w:cs="Times New Roman"/>
            </w:rPr>
            <w:t>Pattern Matching and Attack Surface Detectio</w:t>
          </w:r>
          <w:r w:rsidRPr="000A0CD5">
            <w:rPr>
              <w:rFonts w:ascii="Times New Roman" w:hAnsi="Times New Roman" w:cs="Times New Roman"/>
            </w:rPr>
            <w:t xml:space="preserve">n </w:t>
          </w:r>
          <w:r w:rsidRPr="000A0CD5">
            <w:ptab w:relativeTo="margin" w:alignment="right" w:leader="dot"/>
          </w:r>
          <w:r w:rsidRPr="000A0CD5">
            <w:rPr>
              <w:rFonts w:ascii="Times New Roman" w:hAnsi="Times New Roman" w:cs="Times New Roman"/>
            </w:rPr>
            <w:t>1</w:t>
          </w:r>
        </w:p>
        <w:p w14:paraId="511EE19A" w14:textId="635E88D2" w:rsidR="002C590C" w:rsidRPr="000A0CD5" w:rsidRDefault="002C590C" w:rsidP="002C590C">
          <w:pPr>
            <w:spacing w:line="276" w:lineRule="auto"/>
            <w:rPr>
              <w:rFonts w:ascii="Times New Roman" w:hAnsi="Times New Roman" w:cs="Times New Roman"/>
            </w:rPr>
          </w:pPr>
          <w:r w:rsidRPr="000A0CD5">
            <w:rPr>
              <w:rFonts w:ascii="Times New Roman" w:hAnsi="Times New Roman" w:cs="Times New Roman"/>
            </w:rPr>
            <w:t xml:space="preserve">15. </w:t>
          </w:r>
          <w:r w:rsidRPr="000A0CD5">
            <w:rPr>
              <w:rFonts w:ascii="Times New Roman" w:hAnsi="Times New Roman" w:cs="Times New Roman"/>
            </w:rPr>
            <w:t>Formal Semantics of the Risk Model: CTMDP Integration</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0221CA5C" w14:textId="33FC17D2" w:rsidR="002C590C" w:rsidRPr="000A0CD5" w:rsidRDefault="002C590C" w:rsidP="002C590C">
          <w:pPr>
            <w:spacing w:line="276" w:lineRule="auto"/>
            <w:rPr>
              <w:rFonts w:ascii="Times New Roman" w:hAnsi="Times New Roman" w:cs="Times New Roman"/>
            </w:rPr>
          </w:pPr>
          <w:r w:rsidRPr="000A0CD5">
            <w:rPr>
              <w:rFonts w:ascii="Times New Roman" w:hAnsi="Times New Roman" w:cs="Times New Roman"/>
            </w:rPr>
            <w:t xml:space="preserve">16. </w:t>
          </w:r>
          <w:r w:rsidRPr="000A0CD5">
            <w:rPr>
              <w:rFonts w:ascii="Times New Roman" w:hAnsi="Times New Roman" w:cs="Times New Roman"/>
            </w:rPr>
            <w:t>Stochastic Simulation and Risk Propagation Analysis</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0D1708B2" w14:textId="05D46748" w:rsidR="002C590C" w:rsidRPr="000A0CD5" w:rsidRDefault="002C590C" w:rsidP="002C590C">
          <w:pPr>
            <w:spacing w:line="276" w:lineRule="auto"/>
            <w:rPr>
              <w:rFonts w:ascii="Times New Roman" w:hAnsi="Times New Roman" w:cs="Times New Roman"/>
            </w:rPr>
          </w:pPr>
          <w:r w:rsidRPr="000A0CD5">
            <w:rPr>
              <w:rFonts w:ascii="Times New Roman" w:hAnsi="Times New Roman" w:cs="Times New Roman"/>
            </w:rPr>
            <w:t xml:space="preserve">      16</w:t>
          </w:r>
          <w:r w:rsidRPr="000A0CD5">
            <w:rPr>
              <w:rFonts w:ascii="Times New Roman" w:hAnsi="Times New Roman" w:cs="Times New Roman"/>
            </w:rPr>
            <w:t>.1 Time to Compromise</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7C98F20D" w14:textId="446C3CA8" w:rsidR="002C590C" w:rsidRPr="000A0CD5" w:rsidRDefault="002C590C" w:rsidP="002C590C">
          <w:pPr>
            <w:spacing w:line="276" w:lineRule="auto"/>
            <w:rPr>
              <w:rFonts w:ascii="Times New Roman" w:hAnsi="Times New Roman" w:cs="Times New Roman"/>
            </w:rPr>
          </w:pPr>
          <w:r w:rsidRPr="000A0CD5">
            <w:rPr>
              <w:rFonts w:ascii="Times New Roman" w:hAnsi="Times New Roman" w:cs="Times New Roman"/>
            </w:rPr>
            <w:t xml:space="preserve">      16.2 </w:t>
          </w:r>
          <w:r w:rsidRPr="000A0CD5">
            <w:rPr>
              <w:rFonts w:ascii="Times New Roman" w:hAnsi="Times New Roman" w:cs="Times New Roman"/>
            </w:rPr>
            <w:t>Expected Long-Term Costs</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6AFD37E2" w14:textId="34955FAE" w:rsidR="002C590C" w:rsidRPr="000A0CD5" w:rsidRDefault="002C590C" w:rsidP="008F3A9D">
          <w:pPr>
            <w:spacing w:line="276" w:lineRule="auto"/>
            <w:rPr>
              <w:rFonts w:ascii="Times New Roman" w:hAnsi="Times New Roman" w:cs="Times New Roman"/>
            </w:rPr>
          </w:pPr>
          <w:r w:rsidRPr="000A0CD5">
            <w:rPr>
              <w:rFonts w:ascii="Times New Roman" w:hAnsi="Times New Roman" w:cs="Times New Roman"/>
            </w:rPr>
            <w:t xml:space="preserve">      16.3 </w:t>
          </w:r>
          <w:r w:rsidRPr="000A0CD5">
            <w:rPr>
              <w:rFonts w:ascii="Times New Roman" w:hAnsi="Times New Roman" w:cs="Times New Roman"/>
            </w:rPr>
            <w:t>Scenario and "What-if" Analysis</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0F55C4E4" w14:textId="77777777" w:rsidR="002C590C" w:rsidRPr="000A0CD5" w:rsidRDefault="002C590C" w:rsidP="002C590C">
          <w:pPr>
            <w:spacing w:line="360" w:lineRule="auto"/>
            <w:contextualSpacing/>
          </w:pPr>
          <w:r w:rsidRPr="000A0CD5">
            <w:t>___________________________________________________________________</w:t>
          </w:r>
        </w:p>
        <w:p w14:paraId="686F0A5C" w14:textId="03D182B2" w:rsidR="002C590C" w:rsidRPr="000A0CD5" w:rsidRDefault="002C590C" w:rsidP="002C590C">
          <w:pPr>
            <w:contextualSpacing/>
            <w:rPr>
              <w:rFonts w:ascii="Times New Roman" w:hAnsi="Times New Roman" w:cs="Times New Roman"/>
              <w:spacing w:val="14"/>
              <w:sz w:val="28"/>
              <w:szCs w:val="28"/>
            </w:rPr>
          </w:pPr>
          <w:r w:rsidRPr="000A0CD5">
            <w:rPr>
              <w:rFonts w:ascii="Times New Roman" w:hAnsi="Times New Roman" w:cs="Times New Roman"/>
              <w:spacing w:val="14"/>
              <w:sz w:val="28"/>
              <w:szCs w:val="28"/>
            </w:rPr>
            <w:t xml:space="preserve">Chapter </w:t>
          </w:r>
          <w:r w:rsidRPr="000A0CD5">
            <w:rPr>
              <w:rFonts w:ascii="Times New Roman" w:hAnsi="Times New Roman" w:cs="Times New Roman"/>
              <w:spacing w:val="14"/>
              <w:sz w:val="28"/>
              <w:szCs w:val="28"/>
            </w:rPr>
            <w:t>5</w:t>
          </w:r>
          <w:r w:rsidRPr="000A0CD5">
            <w:rPr>
              <w:rFonts w:ascii="Times New Roman" w:hAnsi="Times New Roman" w:cs="Times New Roman"/>
              <w:spacing w:val="14"/>
              <w:sz w:val="28"/>
              <w:szCs w:val="28"/>
            </w:rPr>
            <w:t xml:space="preserve"> : </w:t>
          </w:r>
          <w:r w:rsidRPr="000A0CD5">
            <w:rPr>
              <w:rFonts w:ascii="Times New Roman" w:hAnsi="Times New Roman" w:cs="Times New Roman"/>
              <w:b/>
              <w:bCs/>
              <w:spacing w:val="14"/>
              <w:sz w:val="28"/>
              <w:szCs w:val="28"/>
            </w:rPr>
            <w:t> </w:t>
          </w:r>
          <w:r w:rsidRPr="000A0CD5">
            <w:rPr>
              <w:rFonts w:ascii="Times New Roman" w:hAnsi="Times New Roman" w:cs="Times New Roman"/>
              <w:spacing w:val="14"/>
              <w:sz w:val="28"/>
              <w:szCs w:val="28"/>
            </w:rPr>
            <w:t>Evaluation</w:t>
          </w:r>
        </w:p>
        <w:p w14:paraId="06ED59B8" w14:textId="77777777" w:rsidR="002C590C" w:rsidRPr="000A0CD5" w:rsidRDefault="002C590C" w:rsidP="002C590C">
          <w:pPr>
            <w:contextualSpacing/>
            <w:rPr>
              <w:rFonts w:ascii="Times New Roman" w:hAnsi="Times New Roman" w:cs="Times New Roman"/>
              <w:b/>
              <w:bCs/>
              <w:spacing w:val="14"/>
              <w:sz w:val="28"/>
              <w:szCs w:val="28"/>
            </w:rPr>
          </w:pPr>
          <w:r w:rsidRPr="000A0CD5">
            <w:t>___________________________________________________________________</w:t>
          </w:r>
        </w:p>
        <w:p w14:paraId="2DF8CB62" w14:textId="77777777" w:rsidR="002C590C" w:rsidRPr="000A0CD5" w:rsidRDefault="002C590C" w:rsidP="008F3A9D">
          <w:pPr>
            <w:spacing w:line="276" w:lineRule="auto"/>
            <w:rPr>
              <w:rFonts w:ascii="Times New Roman" w:hAnsi="Times New Roman" w:cs="Times New Roman"/>
            </w:rPr>
          </w:pPr>
        </w:p>
        <w:p w14:paraId="61062D25" w14:textId="38FFB51F" w:rsidR="002C590C" w:rsidRPr="000A0CD5" w:rsidRDefault="002C590C" w:rsidP="008F3A9D">
          <w:pPr>
            <w:spacing w:line="276" w:lineRule="auto"/>
            <w:rPr>
              <w:rFonts w:ascii="Times New Roman" w:hAnsi="Times New Roman" w:cs="Times New Roman"/>
            </w:rPr>
          </w:pPr>
          <w:r w:rsidRPr="000A0CD5">
            <w:rPr>
              <w:rFonts w:ascii="Times New Roman" w:hAnsi="Times New Roman" w:cs="Times New Roman"/>
            </w:rPr>
            <w:t xml:space="preserve">17. </w:t>
          </w:r>
          <w:r w:rsidR="000A27BB" w:rsidRPr="000A0CD5">
            <w:rPr>
              <w:rFonts w:ascii="Times New Roman" w:hAnsi="Times New Roman" w:cs="Times New Roman"/>
              <w:b/>
              <w:bCs/>
            </w:rPr>
            <w:t> </w:t>
          </w:r>
          <w:r w:rsidR="000A27BB" w:rsidRPr="000A0CD5">
            <w:rPr>
              <w:rFonts w:ascii="Times New Roman" w:hAnsi="Times New Roman" w:cs="Times New Roman"/>
            </w:rPr>
            <w:t>Evaluation Criteria and Plan</w:t>
          </w:r>
          <w:r w:rsidR="000A27BB" w:rsidRPr="000A0CD5">
            <w:rPr>
              <w:rFonts w:ascii="Times New Roman" w:hAnsi="Times New Roman" w:cs="Times New Roman"/>
              <w:b/>
              <w:bCs/>
            </w:rPr>
            <w:t xml:space="preserve"> </w:t>
          </w:r>
          <w:r w:rsidRPr="000A0CD5">
            <w:ptab w:relativeTo="margin" w:alignment="right" w:leader="dot"/>
          </w:r>
          <w:r w:rsidRPr="000A0CD5">
            <w:rPr>
              <w:rFonts w:ascii="Times New Roman" w:hAnsi="Times New Roman" w:cs="Times New Roman"/>
            </w:rPr>
            <w:t>1</w:t>
          </w:r>
        </w:p>
        <w:p w14:paraId="1874441D" w14:textId="77777777" w:rsidR="000A27BB" w:rsidRPr="000A0CD5" w:rsidRDefault="000A27BB" w:rsidP="008F3A9D">
          <w:pPr>
            <w:spacing w:line="276" w:lineRule="auto"/>
            <w:rPr>
              <w:rFonts w:ascii="Times New Roman" w:hAnsi="Times New Roman" w:cs="Times New Roman"/>
            </w:rPr>
          </w:pPr>
          <w:r w:rsidRPr="000A0CD5">
            <w:rPr>
              <w:rFonts w:ascii="Times New Roman" w:hAnsi="Times New Roman" w:cs="Times New Roman"/>
            </w:rPr>
            <w:t xml:space="preserve">       17.1 </w:t>
          </w:r>
          <w:r w:rsidRPr="000A0CD5">
            <w:rPr>
              <w:rFonts w:ascii="Times New Roman" w:hAnsi="Times New Roman" w:cs="Times New Roman"/>
            </w:rPr>
            <w:t>Correctness of Risk Rules and Graph Consistency</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7B87ED8E" w14:textId="2E8F6F6D" w:rsidR="000A27BB" w:rsidRPr="000A0CD5" w:rsidRDefault="000A27BB" w:rsidP="008F3A9D">
          <w:pPr>
            <w:spacing w:line="276" w:lineRule="auto"/>
            <w:rPr>
              <w:rFonts w:ascii="Times New Roman" w:hAnsi="Times New Roman" w:cs="Times New Roman"/>
            </w:rPr>
          </w:pPr>
          <w:r w:rsidRPr="000A0CD5">
            <w:rPr>
              <w:rFonts w:ascii="Times New Roman" w:hAnsi="Times New Roman" w:cs="Times New Roman"/>
            </w:rPr>
            <w:t xml:space="preserve">       17.2 </w:t>
          </w:r>
          <w:r w:rsidRPr="000A0CD5">
            <w:rPr>
              <w:rFonts w:ascii="Times New Roman" w:hAnsi="Times New Roman" w:cs="Times New Roman"/>
            </w:rPr>
            <w:t>Simulation and Analysis Results Validation</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33060683" w14:textId="62CE823C" w:rsidR="000A27BB" w:rsidRPr="000A0CD5" w:rsidRDefault="000A27BB" w:rsidP="008F3A9D">
          <w:pPr>
            <w:spacing w:line="276" w:lineRule="auto"/>
            <w:rPr>
              <w:rFonts w:ascii="Times New Roman" w:hAnsi="Times New Roman" w:cs="Times New Roman"/>
            </w:rPr>
          </w:pPr>
          <w:r w:rsidRPr="000A0CD5">
            <w:rPr>
              <w:rFonts w:ascii="Times New Roman" w:hAnsi="Times New Roman" w:cs="Times New Roman"/>
            </w:rPr>
            <w:t xml:space="preserve">       17.3 </w:t>
          </w:r>
          <w:r w:rsidRPr="000A0CD5">
            <w:rPr>
              <w:rFonts w:ascii="Times New Roman" w:hAnsi="Times New Roman" w:cs="Times New Roman"/>
            </w:rPr>
            <w:t>Interpretability and Actionability of Results</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4BF30AB9" w14:textId="639746DC" w:rsidR="000A27BB" w:rsidRPr="000A0CD5" w:rsidRDefault="000A27BB" w:rsidP="008F3A9D">
          <w:pPr>
            <w:spacing w:line="276" w:lineRule="auto"/>
            <w:rPr>
              <w:rFonts w:ascii="Times New Roman" w:hAnsi="Times New Roman" w:cs="Times New Roman"/>
            </w:rPr>
          </w:pPr>
          <w:r w:rsidRPr="000A0CD5">
            <w:rPr>
              <w:rFonts w:ascii="Times New Roman" w:hAnsi="Times New Roman" w:cs="Times New Roman"/>
            </w:rPr>
            <w:t xml:space="preserve">       17.4 </w:t>
          </w:r>
          <w:r w:rsidRPr="000A0CD5">
            <w:rPr>
              <w:rFonts w:ascii="Times New Roman" w:hAnsi="Times New Roman" w:cs="Times New Roman"/>
            </w:rPr>
            <w:t>Scalability and Performance Assessment</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45EF36EB" w14:textId="77777777" w:rsidR="000A27BB" w:rsidRPr="000A0CD5" w:rsidRDefault="000A27BB" w:rsidP="000A27BB">
          <w:pPr>
            <w:spacing w:line="360" w:lineRule="auto"/>
            <w:contextualSpacing/>
          </w:pPr>
          <w:r w:rsidRPr="000A0CD5">
            <w:t>___________________________________________________________________</w:t>
          </w:r>
        </w:p>
        <w:p w14:paraId="051ABBCD" w14:textId="12B90069" w:rsidR="000A27BB" w:rsidRPr="000A0CD5" w:rsidRDefault="000A27BB" w:rsidP="000A27BB">
          <w:pPr>
            <w:contextualSpacing/>
            <w:rPr>
              <w:rFonts w:ascii="Times New Roman" w:hAnsi="Times New Roman" w:cs="Times New Roman"/>
              <w:spacing w:val="14"/>
              <w:sz w:val="28"/>
              <w:szCs w:val="28"/>
            </w:rPr>
          </w:pPr>
          <w:r w:rsidRPr="000A0CD5">
            <w:rPr>
              <w:rFonts w:ascii="Times New Roman" w:hAnsi="Times New Roman" w:cs="Times New Roman"/>
              <w:spacing w:val="14"/>
              <w:sz w:val="28"/>
              <w:szCs w:val="28"/>
            </w:rPr>
            <w:t xml:space="preserve">Chapter </w:t>
          </w:r>
          <w:r w:rsidRPr="000A0CD5">
            <w:rPr>
              <w:rFonts w:ascii="Times New Roman" w:hAnsi="Times New Roman" w:cs="Times New Roman"/>
              <w:spacing w:val="14"/>
              <w:sz w:val="28"/>
              <w:szCs w:val="28"/>
            </w:rPr>
            <w:t>6</w:t>
          </w:r>
          <w:r w:rsidRPr="000A0CD5">
            <w:rPr>
              <w:rFonts w:ascii="Times New Roman" w:hAnsi="Times New Roman" w:cs="Times New Roman"/>
              <w:spacing w:val="14"/>
              <w:sz w:val="28"/>
              <w:szCs w:val="28"/>
            </w:rPr>
            <w:t xml:space="preserve"> : </w:t>
          </w:r>
          <w:r w:rsidRPr="000A0CD5">
            <w:rPr>
              <w:rFonts w:ascii="Times New Roman" w:hAnsi="Times New Roman" w:cs="Times New Roman"/>
              <w:b/>
              <w:bCs/>
              <w:spacing w:val="14"/>
              <w:sz w:val="28"/>
              <w:szCs w:val="28"/>
            </w:rPr>
            <w:t> </w:t>
          </w:r>
          <w:r w:rsidRPr="000A0CD5">
            <w:rPr>
              <w:rFonts w:ascii="Times New Roman" w:hAnsi="Times New Roman" w:cs="Times New Roman"/>
              <w:spacing w:val="14"/>
              <w:sz w:val="28"/>
              <w:szCs w:val="28"/>
            </w:rPr>
            <w:t>Conclusion and Future Work</w:t>
          </w:r>
        </w:p>
        <w:p w14:paraId="6DA3668F" w14:textId="77777777" w:rsidR="000A27BB" w:rsidRPr="000A0CD5" w:rsidRDefault="000A27BB" w:rsidP="000A27BB">
          <w:pPr>
            <w:contextualSpacing/>
            <w:rPr>
              <w:rFonts w:ascii="Times New Roman" w:hAnsi="Times New Roman" w:cs="Times New Roman"/>
              <w:b/>
              <w:bCs/>
              <w:spacing w:val="14"/>
              <w:sz w:val="28"/>
              <w:szCs w:val="28"/>
            </w:rPr>
          </w:pPr>
          <w:r w:rsidRPr="000A0CD5">
            <w:t>___________________________________________________________________</w:t>
          </w:r>
        </w:p>
        <w:p w14:paraId="30A279E8" w14:textId="77777777" w:rsidR="000A27BB" w:rsidRPr="000A0CD5" w:rsidRDefault="000A27BB" w:rsidP="000A27BB">
          <w:pPr>
            <w:spacing w:line="276" w:lineRule="auto"/>
            <w:rPr>
              <w:rFonts w:ascii="Times New Roman" w:hAnsi="Times New Roman" w:cs="Times New Roman"/>
            </w:rPr>
          </w:pPr>
        </w:p>
        <w:p w14:paraId="52CDA150" w14:textId="7A90D4A6" w:rsidR="000A27BB" w:rsidRPr="000A0CD5" w:rsidRDefault="000A27BB" w:rsidP="000A27BB">
          <w:pPr>
            <w:rPr>
              <w:rFonts w:ascii="Times New Roman" w:hAnsi="Times New Roman" w:cs="Times New Roman"/>
            </w:rPr>
          </w:pPr>
          <w:r w:rsidRPr="000A0CD5">
            <w:rPr>
              <w:rFonts w:ascii="Times New Roman" w:hAnsi="Times New Roman" w:cs="Times New Roman"/>
            </w:rPr>
            <w:t xml:space="preserve">18. Conclusion </w:t>
          </w:r>
          <w:r w:rsidRPr="000A0CD5">
            <w:ptab w:relativeTo="margin" w:alignment="right" w:leader="dot"/>
          </w:r>
          <w:r w:rsidRPr="000A0CD5">
            <w:rPr>
              <w:rFonts w:ascii="Times New Roman" w:hAnsi="Times New Roman" w:cs="Times New Roman"/>
            </w:rPr>
            <w:t>1</w:t>
          </w:r>
        </w:p>
        <w:p w14:paraId="13320FA0" w14:textId="59AA6DCB" w:rsidR="000A27BB" w:rsidRPr="000A0CD5" w:rsidRDefault="000A27BB" w:rsidP="000A27BB">
          <w:pPr>
            <w:rPr>
              <w:rFonts w:ascii="Times New Roman" w:hAnsi="Times New Roman" w:cs="Times New Roman"/>
            </w:rPr>
          </w:pPr>
          <w:r w:rsidRPr="000A0CD5">
            <w:rPr>
              <w:rFonts w:ascii="Times New Roman" w:hAnsi="Times New Roman" w:cs="Times New Roman"/>
            </w:rPr>
            <w:t xml:space="preserve">19. </w:t>
          </w:r>
          <w:r w:rsidRPr="000A0CD5">
            <w:rPr>
              <w:rFonts w:ascii="Times New Roman" w:hAnsi="Times New Roman" w:cs="Times New Roman"/>
            </w:rPr>
            <w:t>Limitations</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788E8CE3" w14:textId="1D084832" w:rsidR="000A27BB" w:rsidRPr="000A0CD5" w:rsidRDefault="000A27BB" w:rsidP="000A27BB">
          <w:pPr>
            <w:rPr>
              <w:rFonts w:ascii="Times New Roman" w:hAnsi="Times New Roman" w:cs="Times New Roman"/>
            </w:rPr>
          </w:pPr>
          <w:r w:rsidRPr="000A0CD5">
            <w:rPr>
              <w:rFonts w:ascii="Times New Roman" w:hAnsi="Times New Roman" w:cs="Times New Roman"/>
            </w:rPr>
            <w:t xml:space="preserve">20. Risk Assessment </w:t>
          </w:r>
          <w:r w:rsidRPr="000A0CD5">
            <w:ptab w:relativeTo="margin" w:alignment="right" w:leader="dot"/>
          </w:r>
          <w:r w:rsidRPr="000A0CD5">
            <w:rPr>
              <w:rFonts w:ascii="Times New Roman" w:hAnsi="Times New Roman" w:cs="Times New Roman"/>
            </w:rPr>
            <w:t>1</w:t>
          </w:r>
        </w:p>
        <w:p w14:paraId="79B15D82" w14:textId="77777777" w:rsidR="000F6AE2" w:rsidRPr="000A0CD5" w:rsidRDefault="000A27BB" w:rsidP="000A27BB">
          <w:pPr>
            <w:rPr>
              <w:rFonts w:ascii="Times New Roman" w:hAnsi="Times New Roman" w:cs="Times New Roman"/>
            </w:rPr>
          </w:pPr>
          <w:r w:rsidRPr="000A0CD5">
            <w:rPr>
              <w:rFonts w:ascii="Times New Roman" w:hAnsi="Times New Roman" w:cs="Times New Roman"/>
            </w:rPr>
            <w:t xml:space="preserve">21. </w:t>
          </w:r>
          <w:r w:rsidRPr="000A0CD5">
            <w:rPr>
              <w:rFonts w:ascii="Times New Roman" w:hAnsi="Times New Roman" w:cs="Times New Roman"/>
            </w:rPr>
            <w:t>Future Work and Extensions</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245D3825" w14:textId="77777777" w:rsidR="000F6AE2" w:rsidRPr="000A0CD5" w:rsidRDefault="000F6AE2" w:rsidP="000F6AE2">
          <w:pPr>
            <w:contextualSpacing/>
            <w:rPr>
              <w:rFonts w:ascii="Times New Roman" w:hAnsi="Times New Roman" w:cs="Times New Roman"/>
              <w:b/>
              <w:bCs/>
              <w:spacing w:val="14"/>
              <w:sz w:val="28"/>
              <w:szCs w:val="28"/>
            </w:rPr>
          </w:pPr>
          <w:r w:rsidRPr="000A0CD5">
            <w:t>___________________________________________________________________</w:t>
          </w:r>
        </w:p>
        <w:p w14:paraId="01BAB8C1" w14:textId="77777777" w:rsidR="000F6AE2" w:rsidRPr="000A0CD5" w:rsidRDefault="000F6AE2" w:rsidP="000A27BB">
          <w:pPr>
            <w:rPr>
              <w:rFonts w:ascii="Times New Roman" w:hAnsi="Times New Roman" w:cs="Times New Roman"/>
            </w:rPr>
          </w:pPr>
        </w:p>
        <w:p w14:paraId="61D6BCDF" w14:textId="382E0B66" w:rsidR="000F6AE2" w:rsidRPr="000A0CD5" w:rsidRDefault="000F6AE2" w:rsidP="000A27BB">
          <w:pPr>
            <w:rPr>
              <w:rFonts w:ascii="Times New Roman" w:hAnsi="Times New Roman" w:cs="Times New Roman"/>
            </w:rPr>
          </w:pPr>
          <w:r w:rsidRPr="000A0CD5">
            <w:rPr>
              <w:rFonts w:ascii="Times New Roman" w:hAnsi="Times New Roman" w:cs="Times New Roman"/>
            </w:rPr>
            <w:t xml:space="preserve">22. </w:t>
          </w:r>
          <w:r w:rsidRPr="000A0CD5">
            <w:rPr>
              <w:rFonts w:ascii="Times New Roman" w:hAnsi="Times New Roman" w:cs="Times New Roman"/>
            </w:rPr>
            <w:t>References</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p w14:paraId="77C8CE2A" w14:textId="5E14C3F1" w:rsidR="00A54819" w:rsidRPr="000A0CD5" w:rsidRDefault="000F6AE2" w:rsidP="000A27BB">
          <w:pPr>
            <w:rPr>
              <w:rFonts w:ascii="Times New Roman" w:hAnsi="Times New Roman" w:cs="Times New Roman"/>
            </w:rPr>
          </w:pPr>
          <w:r w:rsidRPr="000A0CD5">
            <w:rPr>
              <w:rFonts w:ascii="Times New Roman" w:hAnsi="Times New Roman" w:cs="Times New Roman"/>
            </w:rPr>
            <w:t xml:space="preserve">23. </w:t>
          </w:r>
          <w:r w:rsidRPr="000A0CD5">
            <w:rPr>
              <w:rFonts w:ascii="Times New Roman" w:hAnsi="Times New Roman" w:cs="Times New Roman"/>
            </w:rPr>
            <w:t>Appendices</w:t>
          </w:r>
          <w:r w:rsidRPr="000A0CD5">
            <w:rPr>
              <w:rFonts w:ascii="Times New Roman" w:hAnsi="Times New Roman" w:cs="Times New Roman"/>
            </w:rPr>
            <w:t xml:space="preserve"> </w:t>
          </w:r>
          <w:r w:rsidRPr="000A0CD5">
            <w:ptab w:relativeTo="margin" w:alignment="right" w:leader="dot"/>
          </w:r>
          <w:r w:rsidRPr="000A0CD5">
            <w:rPr>
              <w:rFonts w:ascii="Times New Roman" w:hAnsi="Times New Roman" w:cs="Times New Roman"/>
            </w:rPr>
            <w:t>1</w:t>
          </w:r>
        </w:p>
      </w:sdtContent>
    </w:sdt>
    <w:p w14:paraId="28F249AE" w14:textId="4A97EF50" w:rsidR="00804172" w:rsidRPr="000A0CD5" w:rsidRDefault="00804172" w:rsidP="00203965">
      <w:pPr>
        <w:rPr>
          <w:rFonts w:ascii="Times New Roman" w:hAnsi="Times New Roman" w:cs="Times New Roman"/>
          <w:b/>
          <w:bCs/>
          <w:sz w:val="32"/>
          <w:szCs w:val="48"/>
        </w:rPr>
      </w:pPr>
    </w:p>
    <w:p w14:paraId="3925B510" w14:textId="77777777" w:rsidR="00804172" w:rsidRPr="000A0CD5" w:rsidRDefault="00804172" w:rsidP="00203965">
      <w:pPr>
        <w:rPr>
          <w:rFonts w:ascii="Times New Roman" w:hAnsi="Times New Roman" w:cs="Times New Roman"/>
          <w:b/>
          <w:bCs/>
          <w:sz w:val="32"/>
          <w:szCs w:val="48"/>
        </w:rPr>
      </w:pPr>
    </w:p>
    <w:p w14:paraId="73E6D118" w14:textId="77777777" w:rsidR="00804172" w:rsidRPr="000A0CD5" w:rsidRDefault="00804172" w:rsidP="00203965">
      <w:pPr>
        <w:rPr>
          <w:rFonts w:ascii="Times New Roman" w:hAnsi="Times New Roman" w:cs="Times New Roman"/>
          <w:b/>
          <w:bCs/>
          <w:sz w:val="32"/>
          <w:szCs w:val="48"/>
        </w:rPr>
      </w:pPr>
    </w:p>
    <w:p w14:paraId="3E3CB0D5" w14:textId="77777777" w:rsidR="00A3660B" w:rsidRDefault="00A3660B" w:rsidP="00203965">
      <w:pPr>
        <w:rPr>
          <w:rFonts w:ascii="Times New Roman" w:hAnsi="Times New Roman" w:cs="Times New Roman"/>
          <w:b/>
          <w:bCs/>
          <w:sz w:val="32"/>
          <w:szCs w:val="48"/>
        </w:rPr>
      </w:pPr>
    </w:p>
    <w:p w14:paraId="3000FC57" w14:textId="77777777" w:rsidR="00A25602" w:rsidRPr="000A0CD5" w:rsidRDefault="00A25602" w:rsidP="00203965">
      <w:pPr>
        <w:rPr>
          <w:ins w:id="1" w:author="Lad, Neel Vinod" w:date="2025-08-15T07:31:00Z" w16du:dateUtc="2025-08-15T06:31:00Z"/>
          <w:rFonts w:ascii="Times New Roman" w:hAnsi="Times New Roman" w:cs="Times New Roman"/>
          <w:b/>
          <w:bCs/>
          <w:sz w:val="32"/>
          <w:szCs w:val="48"/>
        </w:rPr>
      </w:pPr>
    </w:p>
    <w:p w14:paraId="0DEB4530" w14:textId="1E44C4CC" w:rsidR="00804172" w:rsidRPr="000A0CD5" w:rsidRDefault="00A3660B" w:rsidP="00A3660B">
      <w:pPr>
        <w:jc w:val="center"/>
        <w:rPr>
          <w:rFonts w:ascii="Times New Roman" w:hAnsi="Times New Roman" w:cs="Times New Roman"/>
          <w:b/>
          <w:bCs/>
          <w:spacing w:val="20"/>
          <w:sz w:val="32"/>
          <w:szCs w:val="32"/>
        </w:rPr>
      </w:pPr>
      <w:bookmarkStart w:id="2" w:name="Abstract"/>
      <w:r w:rsidRPr="000A0CD5">
        <w:rPr>
          <w:rFonts w:ascii="Times New Roman" w:hAnsi="Times New Roman" w:cs="Times New Roman"/>
          <w:b/>
          <w:bCs/>
          <w:spacing w:val="20"/>
          <w:sz w:val="32"/>
          <w:szCs w:val="32"/>
        </w:rPr>
        <w:lastRenderedPageBreak/>
        <w:t>ABSTRACT</w:t>
      </w:r>
    </w:p>
    <w:bookmarkEnd w:id="2"/>
    <w:p w14:paraId="42932CB7" w14:textId="77777777" w:rsidR="00A3660B" w:rsidRPr="000A0CD5" w:rsidRDefault="00A3660B" w:rsidP="00A3660B">
      <w:pPr>
        <w:jc w:val="center"/>
        <w:rPr>
          <w:rFonts w:ascii="Times New Roman" w:hAnsi="Times New Roman" w:cs="Times New Roman"/>
          <w:b/>
          <w:bCs/>
          <w:spacing w:val="20"/>
          <w:sz w:val="32"/>
          <w:szCs w:val="32"/>
        </w:rPr>
      </w:pPr>
    </w:p>
    <w:p w14:paraId="607F6611" w14:textId="77777777" w:rsidR="00967D1D" w:rsidRPr="000A0CD5" w:rsidRDefault="00967D1D" w:rsidP="00A3660B">
      <w:pPr>
        <w:jc w:val="center"/>
        <w:rPr>
          <w:rFonts w:ascii="Times New Roman" w:hAnsi="Times New Roman" w:cs="Times New Roman"/>
          <w:b/>
          <w:bCs/>
          <w:spacing w:val="20"/>
          <w:sz w:val="32"/>
          <w:szCs w:val="32"/>
        </w:rPr>
      </w:pPr>
    </w:p>
    <w:p w14:paraId="35D74210" w14:textId="5D0995E1" w:rsidR="00A3660B" w:rsidRPr="000A0CD5" w:rsidRDefault="00A3660B" w:rsidP="00A3660B">
      <w:pPr>
        <w:rPr>
          <w:rFonts w:ascii="Times New Roman" w:hAnsi="Times New Roman" w:cs="Times New Roman"/>
          <w:szCs w:val="24"/>
        </w:rPr>
      </w:pPr>
      <w:r w:rsidRPr="000A0CD5">
        <w:rPr>
          <w:rFonts w:ascii="Times New Roman" w:hAnsi="Times New Roman" w:cs="Times New Roman"/>
          <w:szCs w:val="24"/>
        </w:rPr>
        <w:t xml:space="preserve">Modern business IT systems are highly complex, with interconnected users, services, servers, and data flows that collectively create a broad </w:t>
      </w:r>
      <w:r w:rsidR="005B7A69" w:rsidRPr="000A0CD5">
        <w:rPr>
          <w:rFonts w:ascii="Times New Roman" w:hAnsi="Times New Roman" w:cs="Times New Roman"/>
          <w:szCs w:val="24"/>
        </w:rPr>
        <w:t>cyber-attack</w:t>
      </w:r>
      <w:r w:rsidRPr="000A0CD5">
        <w:rPr>
          <w:rFonts w:ascii="Times New Roman" w:hAnsi="Times New Roman" w:cs="Times New Roman"/>
          <w:szCs w:val="24"/>
        </w:rPr>
        <w:t xml:space="preserve"> surface. System administrators often face challenges in systematically identifying vulnerabilities, quantifying risks, and understanding the potential consequences of attacks. This research presents a formal, model-driven framework for risk </w:t>
      </w:r>
      <w:proofErr w:type="spellStart"/>
      <w:r w:rsidRPr="000A0CD5">
        <w:rPr>
          <w:rFonts w:ascii="Times New Roman" w:hAnsi="Times New Roman" w:cs="Times New Roman"/>
          <w:szCs w:val="24"/>
        </w:rPr>
        <w:t>modeling</w:t>
      </w:r>
      <w:proofErr w:type="spellEnd"/>
      <w:r w:rsidRPr="000A0CD5">
        <w:rPr>
          <w:rFonts w:ascii="Times New Roman" w:hAnsi="Times New Roman" w:cs="Times New Roman"/>
          <w:szCs w:val="24"/>
        </w:rPr>
        <w:t xml:space="preserve"> and analysis in business IT systems using probabilistic graph rewriting rules. We represent IT infrastructures as typed, attributed multigraphs, called business graphs, which capture detailed technical and contextual system information, including user roles, server configurations, network connections, and access rights. Vulnerabilities and attack patterns are formally encoded as probabilistic graph transformation rules, each specifying a vulnerability pattern, attack rate, and probabilistic outcomes with associated impacts. The complete set of rules, combined with the </w:t>
      </w:r>
      <w:proofErr w:type="gramStart"/>
      <w:r w:rsidRPr="000A0CD5">
        <w:rPr>
          <w:rFonts w:ascii="Times New Roman" w:hAnsi="Times New Roman" w:cs="Times New Roman"/>
          <w:szCs w:val="24"/>
        </w:rPr>
        <w:t>type</w:t>
      </w:r>
      <w:proofErr w:type="gramEnd"/>
      <w:r w:rsidRPr="000A0CD5">
        <w:rPr>
          <w:rFonts w:ascii="Times New Roman" w:hAnsi="Times New Roman" w:cs="Times New Roman"/>
          <w:szCs w:val="24"/>
        </w:rPr>
        <w:t xml:space="preserve"> graph, forms a comprehensive Risk Specification (RS). Risk analysis is performed by detecting vulnerability instances in the business graph, computing attack probabilities, and estimating expected impacts using structured cost models. The framework is grounded in Continuous-Time Markov Decision Process (CTMDP) semantics, enabling stochastic simulation and temporal risk propagation analysis. Supported by tools such as GROOVE, </w:t>
      </w:r>
      <w:proofErr w:type="spellStart"/>
      <w:r w:rsidRPr="000A0CD5">
        <w:rPr>
          <w:rFonts w:ascii="Times New Roman" w:hAnsi="Times New Roman" w:cs="Times New Roman"/>
          <w:szCs w:val="24"/>
        </w:rPr>
        <w:t>Henshin</w:t>
      </w:r>
      <w:proofErr w:type="spellEnd"/>
      <w:r w:rsidRPr="000A0CD5">
        <w:rPr>
          <w:rFonts w:ascii="Times New Roman" w:hAnsi="Times New Roman" w:cs="Times New Roman"/>
          <w:szCs w:val="24"/>
        </w:rPr>
        <w:t>, PRISM, and STORM, the approach provides automated consistency checking, incremental visualization, and actionable insights to prioritize vulnerabilities and mitigate risks more effectively than traditional checklist-based methods.</w:t>
      </w:r>
    </w:p>
    <w:p w14:paraId="7FBDE5BF" w14:textId="77777777" w:rsidR="00804172" w:rsidRPr="000A0CD5" w:rsidRDefault="00804172" w:rsidP="00203965">
      <w:pPr>
        <w:rPr>
          <w:rFonts w:ascii="Times New Roman" w:hAnsi="Times New Roman" w:cs="Times New Roman"/>
          <w:b/>
          <w:bCs/>
          <w:sz w:val="32"/>
          <w:szCs w:val="48"/>
        </w:rPr>
      </w:pPr>
    </w:p>
    <w:p w14:paraId="7E56D5FF" w14:textId="77777777" w:rsidR="00804172" w:rsidRPr="000A0CD5" w:rsidRDefault="00804172" w:rsidP="00203965">
      <w:pPr>
        <w:rPr>
          <w:rFonts w:ascii="Times New Roman" w:hAnsi="Times New Roman" w:cs="Times New Roman"/>
          <w:b/>
          <w:bCs/>
          <w:sz w:val="32"/>
          <w:szCs w:val="48"/>
        </w:rPr>
      </w:pPr>
    </w:p>
    <w:p w14:paraId="50DAB206" w14:textId="77777777" w:rsidR="00804172" w:rsidRPr="000A0CD5" w:rsidRDefault="00804172" w:rsidP="00203965">
      <w:pPr>
        <w:rPr>
          <w:rFonts w:ascii="Times New Roman" w:hAnsi="Times New Roman" w:cs="Times New Roman"/>
          <w:b/>
          <w:bCs/>
          <w:sz w:val="32"/>
          <w:szCs w:val="48"/>
        </w:rPr>
      </w:pPr>
    </w:p>
    <w:p w14:paraId="3B0A9833" w14:textId="77777777" w:rsidR="00804172" w:rsidRPr="000A0CD5" w:rsidRDefault="00804172" w:rsidP="00203965">
      <w:pPr>
        <w:rPr>
          <w:rFonts w:ascii="Times New Roman" w:hAnsi="Times New Roman" w:cs="Times New Roman"/>
          <w:b/>
          <w:bCs/>
          <w:sz w:val="32"/>
          <w:szCs w:val="48"/>
        </w:rPr>
      </w:pPr>
    </w:p>
    <w:p w14:paraId="13A7305B" w14:textId="77777777" w:rsidR="00804172" w:rsidRPr="000A0CD5" w:rsidRDefault="00804172" w:rsidP="00203965">
      <w:pPr>
        <w:rPr>
          <w:rFonts w:ascii="Times New Roman" w:hAnsi="Times New Roman" w:cs="Times New Roman"/>
          <w:b/>
          <w:bCs/>
          <w:sz w:val="32"/>
          <w:szCs w:val="48"/>
        </w:rPr>
      </w:pPr>
    </w:p>
    <w:p w14:paraId="0A113D19" w14:textId="77777777" w:rsidR="00804172" w:rsidRPr="000A0CD5" w:rsidRDefault="00804172" w:rsidP="00203965">
      <w:pPr>
        <w:rPr>
          <w:rFonts w:ascii="Times New Roman" w:hAnsi="Times New Roman" w:cs="Times New Roman"/>
          <w:b/>
          <w:bCs/>
          <w:sz w:val="32"/>
          <w:szCs w:val="48"/>
        </w:rPr>
      </w:pPr>
    </w:p>
    <w:p w14:paraId="07DE3480" w14:textId="77777777" w:rsidR="00804172" w:rsidRPr="000A0CD5" w:rsidRDefault="00804172" w:rsidP="00203965">
      <w:pPr>
        <w:rPr>
          <w:rFonts w:ascii="Times New Roman" w:hAnsi="Times New Roman" w:cs="Times New Roman"/>
          <w:b/>
          <w:bCs/>
          <w:sz w:val="32"/>
          <w:szCs w:val="48"/>
        </w:rPr>
      </w:pPr>
    </w:p>
    <w:p w14:paraId="38B1465A" w14:textId="77777777" w:rsidR="00804172" w:rsidRPr="000A0CD5" w:rsidRDefault="00804172" w:rsidP="00203965">
      <w:pPr>
        <w:rPr>
          <w:rFonts w:ascii="Times New Roman" w:hAnsi="Times New Roman" w:cs="Times New Roman"/>
          <w:b/>
          <w:bCs/>
          <w:sz w:val="32"/>
          <w:szCs w:val="48"/>
        </w:rPr>
      </w:pPr>
    </w:p>
    <w:p w14:paraId="7ADE873B" w14:textId="77777777" w:rsidR="00804172" w:rsidRPr="000A0CD5" w:rsidRDefault="00804172" w:rsidP="00203965">
      <w:pPr>
        <w:rPr>
          <w:rFonts w:ascii="Times New Roman" w:hAnsi="Times New Roman" w:cs="Times New Roman"/>
          <w:b/>
          <w:bCs/>
          <w:sz w:val="32"/>
          <w:szCs w:val="48"/>
        </w:rPr>
      </w:pPr>
    </w:p>
    <w:p w14:paraId="2A6A2416" w14:textId="77777777" w:rsidR="00804172" w:rsidRPr="000A0CD5" w:rsidRDefault="00804172" w:rsidP="00203965">
      <w:pPr>
        <w:rPr>
          <w:rFonts w:ascii="Times New Roman" w:hAnsi="Times New Roman" w:cs="Times New Roman"/>
          <w:b/>
          <w:bCs/>
          <w:sz w:val="32"/>
          <w:szCs w:val="48"/>
        </w:rPr>
      </w:pPr>
    </w:p>
    <w:p w14:paraId="580B793C" w14:textId="77777777" w:rsidR="00804172" w:rsidRPr="000A0CD5" w:rsidRDefault="00804172" w:rsidP="00203965">
      <w:pPr>
        <w:rPr>
          <w:rFonts w:ascii="Times New Roman" w:hAnsi="Times New Roman" w:cs="Times New Roman"/>
          <w:b/>
          <w:bCs/>
          <w:sz w:val="32"/>
          <w:szCs w:val="48"/>
        </w:rPr>
      </w:pPr>
    </w:p>
    <w:p w14:paraId="136BD753" w14:textId="77777777" w:rsidR="00804172" w:rsidRPr="000A0CD5" w:rsidRDefault="00804172" w:rsidP="00203965">
      <w:pPr>
        <w:rPr>
          <w:rFonts w:ascii="Times New Roman" w:hAnsi="Times New Roman" w:cs="Times New Roman"/>
          <w:b/>
          <w:bCs/>
          <w:sz w:val="32"/>
          <w:szCs w:val="48"/>
        </w:rPr>
      </w:pPr>
    </w:p>
    <w:p w14:paraId="7771BA8B" w14:textId="77777777" w:rsidR="00804172" w:rsidRPr="000A0CD5" w:rsidRDefault="00804172" w:rsidP="00203965">
      <w:pPr>
        <w:rPr>
          <w:rFonts w:ascii="Times New Roman" w:hAnsi="Times New Roman" w:cs="Times New Roman"/>
          <w:b/>
          <w:bCs/>
          <w:sz w:val="32"/>
          <w:szCs w:val="48"/>
        </w:rPr>
      </w:pPr>
    </w:p>
    <w:p w14:paraId="7D02FB53" w14:textId="77777777" w:rsidR="00804172" w:rsidRPr="000A0CD5" w:rsidRDefault="00804172" w:rsidP="00203965">
      <w:pPr>
        <w:rPr>
          <w:rFonts w:ascii="Times New Roman" w:hAnsi="Times New Roman" w:cs="Times New Roman"/>
          <w:b/>
          <w:bCs/>
          <w:sz w:val="32"/>
          <w:szCs w:val="48"/>
        </w:rPr>
      </w:pPr>
    </w:p>
    <w:p w14:paraId="5978D98F" w14:textId="77777777" w:rsidR="00804172" w:rsidRPr="000A0CD5" w:rsidRDefault="00804172" w:rsidP="00203965">
      <w:pPr>
        <w:rPr>
          <w:rFonts w:ascii="Times New Roman" w:hAnsi="Times New Roman" w:cs="Times New Roman"/>
          <w:b/>
          <w:bCs/>
          <w:sz w:val="32"/>
          <w:szCs w:val="48"/>
        </w:rPr>
      </w:pPr>
    </w:p>
    <w:p w14:paraId="70901164" w14:textId="77777777" w:rsidR="00804172" w:rsidRPr="000A0CD5" w:rsidRDefault="00804172" w:rsidP="00203965">
      <w:pPr>
        <w:rPr>
          <w:rFonts w:ascii="Times New Roman" w:hAnsi="Times New Roman" w:cs="Times New Roman"/>
          <w:b/>
          <w:bCs/>
          <w:sz w:val="32"/>
          <w:szCs w:val="48"/>
        </w:rPr>
      </w:pPr>
    </w:p>
    <w:p w14:paraId="7B78DB6D" w14:textId="77777777" w:rsidR="001908AE" w:rsidRPr="000A0CD5" w:rsidRDefault="001908AE" w:rsidP="00203965">
      <w:pPr>
        <w:rPr>
          <w:rFonts w:ascii="Times New Roman" w:hAnsi="Times New Roman" w:cs="Times New Roman"/>
          <w:b/>
          <w:bCs/>
          <w:sz w:val="32"/>
          <w:szCs w:val="48"/>
        </w:rPr>
        <w:sectPr w:rsidR="001908AE" w:rsidRPr="000A0CD5">
          <w:pgSz w:w="11906" w:h="16838"/>
          <w:pgMar w:top="1440" w:right="1440" w:bottom="1440" w:left="1440" w:header="708" w:footer="708" w:gutter="0"/>
          <w:cols w:space="708"/>
          <w:docGrid w:linePitch="360"/>
        </w:sectPr>
      </w:pPr>
    </w:p>
    <w:p w14:paraId="322419F8" w14:textId="77777777" w:rsidR="00804172" w:rsidRPr="000A0CD5" w:rsidRDefault="00804172" w:rsidP="00203965">
      <w:pPr>
        <w:rPr>
          <w:rFonts w:ascii="Times New Roman" w:hAnsi="Times New Roman" w:cs="Times New Roman"/>
          <w:b/>
          <w:bCs/>
          <w:sz w:val="32"/>
          <w:szCs w:val="48"/>
        </w:rPr>
      </w:pPr>
    </w:p>
    <w:p w14:paraId="74512BF1" w14:textId="77777777" w:rsidR="00A23521" w:rsidRPr="000A0CD5" w:rsidRDefault="00A23521" w:rsidP="00BD7EB3">
      <w:pPr>
        <w:pStyle w:val="Heading1"/>
        <w:spacing w:before="0" w:line="276" w:lineRule="auto"/>
        <w:sectPr w:rsidR="00A23521" w:rsidRPr="000A0CD5" w:rsidSect="00A23521">
          <w:pgSz w:w="11906" w:h="16838"/>
          <w:pgMar w:top="1440" w:right="1440" w:bottom="1440" w:left="1440" w:header="708" w:footer="708" w:gutter="0"/>
          <w:cols w:num="2" w:space="708"/>
          <w:docGrid w:linePitch="360"/>
        </w:sectPr>
      </w:pPr>
    </w:p>
    <w:p w14:paraId="67B4FEB1" w14:textId="77777777" w:rsidR="00A23521" w:rsidRPr="000A0CD5" w:rsidRDefault="00BD7EB3" w:rsidP="00141DDC">
      <w:pPr>
        <w:pStyle w:val="Heading1"/>
        <w:spacing w:before="0" w:line="276" w:lineRule="auto"/>
        <w:rPr>
          <w:rFonts w:cs="Times New Roman"/>
          <w:b w:val="0"/>
          <w:bCs/>
          <w:spacing w:val="20"/>
          <w:sz w:val="36"/>
          <w:szCs w:val="36"/>
        </w:rPr>
      </w:pPr>
      <w:r w:rsidRPr="000A0CD5">
        <w:t>___________________________________________________</w:t>
      </w:r>
      <w:r w:rsidRPr="000A0CD5">
        <w:t xml:space="preserve">__ </w:t>
      </w:r>
      <w:r w:rsidRPr="000A0CD5">
        <w:rPr>
          <w:rFonts w:cs="Times New Roman"/>
          <w:b w:val="0"/>
          <w:bCs/>
          <w:spacing w:val="20"/>
          <w:sz w:val="36"/>
          <w:szCs w:val="36"/>
        </w:rPr>
        <w:t>C</w:t>
      </w:r>
      <w:r w:rsidRPr="000A0CD5">
        <w:rPr>
          <w:rFonts w:cs="Times New Roman"/>
          <w:b w:val="0"/>
          <w:bCs/>
          <w:spacing w:val="20"/>
          <w:sz w:val="36"/>
          <w:szCs w:val="36"/>
        </w:rPr>
        <w:t>HAPTER 1 : INTRODUCTION</w:t>
      </w:r>
    </w:p>
    <w:p w14:paraId="61440D99" w14:textId="77777777" w:rsidR="004C341E" w:rsidRPr="000A0CD5" w:rsidRDefault="004C341E" w:rsidP="004C341E"/>
    <w:p w14:paraId="1A0BAE9A" w14:textId="77777777" w:rsidR="004C341E" w:rsidRPr="000A0CD5" w:rsidRDefault="004C341E" w:rsidP="004C341E"/>
    <w:p w14:paraId="690FC2F8" w14:textId="79D1652F" w:rsidR="004C341E" w:rsidRPr="000A0CD5" w:rsidRDefault="004C341E" w:rsidP="004C341E">
      <w:pPr>
        <w:sectPr w:rsidR="004C341E" w:rsidRPr="000A0CD5" w:rsidSect="00A23521">
          <w:type w:val="continuous"/>
          <w:pgSz w:w="11906" w:h="16838"/>
          <w:pgMar w:top="1440" w:right="1440" w:bottom="1440" w:left="1440" w:header="708" w:footer="708" w:gutter="0"/>
          <w:cols w:space="708"/>
          <w:docGrid w:linePitch="360"/>
        </w:sectPr>
      </w:pPr>
    </w:p>
    <w:p w14:paraId="374B77BC" w14:textId="510558F2" w:rsidR="00141DDC" w:rsidRPr="000A0CD5" w:rsidRDefault="004D7CA5" w:rsidP="00141DDC">
      <w:pPr>
        <w:rPr>
          <w:rFonts w:ascii="Times New Roman" w:hAnsi="Times New Roman" w:cs="Times New Roman"/>
          <w:szCs w:val="24"/>
        </w:rPr>
      </w:pPr>
      <w:r w:rsidRPr="000A0CD5">
        <w:rPr>
          <w:rFonts w:ascii="Times New Roman" w:hAnsi="Times New Roman" w:cs="Times New Roman"/>
          <w:szCs w:val="24"/>
        </w:rPr>
        <w:t>Navigating the complexities of modern IT systems, which are increasingly intricate and interconnected, presents a significant challenge for maintaining robust cybersecurity postures. These systems, encompassing diverse elements such as users, servers, services, and complex data flows, are constantly exposed to a broad spectrum of evolving cyber threats. Historically, approaches to cybersecurity risk assessment have often relied on traditional, more manual methods, which, while foundational, possess inherent limitations in addressing the dynamic and multifaceted nature of contemporary cyber risks</w:t>
      </w:r>
      <w:r w:rsidRPr="000A0CD5">
        <w:rPr>
          <w:rFonts w:ascii="Times New Roman" w:hAnsi="Times New Roman" w:cs="Times New Roman"/>
          <w:szCs w:val="24"/>
        </w:rPr>
        <w:t>.</w:t>
      </w:r>
    </w:p>
    <w:p w14:paraId="7CF524BB" w14:textId="77777777" w:rsidR="004D7CA5" w:rsidRPr="000A0CD5" w:rsidRDefault="004D7CA5" w:rsidP="00141DDC">
      <w:pPr>
        <w:rPr>
          <w:rFonts w:ascii="Times New Roman" w:hAnsi="Times New Roman" w:cs="Times New Roman"/>
          <w:b/>
          <w:bCs/>
          <w:sz w:val="32"/>
          <w:szCs w:val="48"/>
          <w:u w:val="single"/>
        </w:rPr>
      </w:pPr>
    </w:p>
    <w:p w14:paraId="79CDEA32" w14:textId="1B74A10D" w:rsidR="00804172" w:rsidRPr="000A0CD5" w:rsidRDefault="001908AE" w:rsidP="00D54BDC">
      <w:pPr>
        <w:pStyle w:val="ListParagraph"/>
        <w:numPr>
          <w:ilvl w:val="0"/>
          <w:numId w:val="16"/>
        </w:numPr>
        <w:ind w:left="284" w:hanging="284"/>
        <w:rPr>
          <w:rFonts w:ascii="Times New Roman" w:hAnsi="Times New Roman" w:cs="Times New Roman"/>
          <w:b/>
          <w:bCs/>
          <w:sz w:val="28"/>
          <w:szCs w:val="28"/>
        </w:rPr>
      </w:pPr>
      <w:r w:rsidRPr="000A0CD5">
        <w:rPr>
          <w:rFonts w:ascii="Times New Roman" w:hAnsi="Times New Roman" w:cs="Times New Roman"/>
          <w:b/>
          <w:bCs/>
          <w:sz w:val="28"/>
          <w:szCs w:val="28"/>
        </w:rPr>
        <w:t>Background and Motivation</w:t>
      </w:r>
    </w:p>
    <w:p w14:paraId="135427F7" w14:textId="77777777" w:rsidR="00141DDC" w:rsidRPr="000A0CD5" w:rsidRDefault="00141DDC" w:rsidP="00141DDC">
      <w:pPr>
        <w:pStyle w:val="ListParagraph"/>
        <w:ind w:left="0"/>
        <w:rPr>
          <w:rFonts w:ascii="Times New Roman" w:hAnsi="Times New Roman" w:cs="Times New Roman"/>
          <w:b/>
          <w:bCs/>
          <w:sz w:val="32"/>
          <w:szCs w:val="48"/>
        </w:rPr>
      </w:pPr>
    </w:p>
    <w:p w14:paraId="4FADA947" w14:textId="77777777" w:rsidR="00D54BDC" w:rsidRPr="000A0CD5" w:rsidRDefault="00D54BDC" w:rsidP="00D54BDC">
      <w:pPr>
        <w:pStyle w:val="ListParagraph"/>
        <w:ind w:left="0"/>
        <w:rPr>
          <w:rFonts w:ascii="Times New Roman" w:hAnsi="Times New Roman" w:cs="Times New Roman"/>
          <w:szCs w:val="24"/>
        </w:rPr>
      </w:pPr>
      <w:r w:rsidRPr="00D54BDC">
        <w:rPr>
          <w:rFonts w:ascii="Times New Roman" w:hAnsi="Times New Roman" w:cs="Times New Roman"/>
          <w:szCs w:val="24"/>
        </w:rPr>
        <w:t xml:space="preserve">The digital landscape we inhabit is characterized by an escalating reliance on complex IT infrastructures, making the significance of robust cybersecurity paramount. However, conventional risk assessment methods frequently fall short in adequately addressing this complexity. These methods are often checklist-based, manual, and can be tedious, error-prone, and impractical when scaled to large systems comprising hundreds or thousands of nodes. They tend to report individual host vulnerabilities without fully </w:t>
      </w:r>
      <w:proofErr w:type="spellStart"/>
      <w:r w:rsidRPr="00D54BDC">
        <w:rPr>
          <w:rFonts w:ascii="Times New Roman" w:hAnsi="Times New Roman" w:cs="Times New Roman"/>
          <w:szCs w:val="24"/>
        </w:rPr>
        <w:t>analyzing</w:t>
      </w:r>
      <w:proofErr w:type="spellEnd"/>
      <w:r w:rsidRPr="00D54BDC">
        <w:rPr>
          <w:rFonts w:ascii="Times New Roman" w:hAnsi="Times New Roman" w:cs="Times New Roman"/>
          <w:szCs w:val="24"/>
        </w:rPr>
        <w:t xml:space="preserve"> the cascading effects of interconnected vulnerabilities across a network, or the global vulnerabilities introduced by system interconnections. This inherent lack of adaptability and precision in traditional approaches means they struggle to keep pace with the rapid evolution of both technology and adversarial tactics.</w:t>
      </w:r>
    </w:p>
    <w:p w14:paraId="5C93695B" w14:textId="77777777" w:rsidR="00D54BDC" w:rsidRPr="00D54BDC" w:rsidRDefault="00D54BDC" w:rsidP="00D54BDC">
      <w:pPr>
        <w:pStyle w:val="ListParagraph"/>
        <w:ind w:left="0"/>
        <w:rPr>
          <w:rFonts w:ascii="Times New Roman" w:hAnsi="Times New Roman" w:cs="Times New Roman"/>
          <w:szCs w:val="24"/>
        </w:rPr>
      </w:pPr>
    </w:p>
    <w:p w14:paraId="5443E09C" w14:textId="77777777" w:rsidR="00D54BDC" w:rsidRPr="00D54BDC" w:rsidRDefault="00D54BDC" w:rsidP="00D54BDC">
      <w:pPr>
        <w:pStyle w:val="ListParagraph"/>
        <w:ind w:left="0"/>
        <w:rPr>
          <w:rFonts w:ascii="Times New Roman" w:hAnsi="Times New Roman" w:cs="Times New Roman"/>
          <w:szCs w:val="24"/>
        </w:rPr>
      </w:pPr>
      <w:r w:rsidRPr="00D54BDC">
        <w:rPr>
          <w:rFonts w:ascii="Times New Roman" w:hAnsi="Times New Roman" w:cs="Times New Roman"/>
          <w:szCs w:val="24"/>
        </w:rPr>
        <w:t xml:space="preserve">In response to these challenges, there is a clear and growing imperative for the adoption of more formal, automated, and context-aware risk analysis methods. Such methods must be capable of evolving dynamically alongside technological advancements and the increasingly sophisticated tactics of adversaries. The shift towards quantitative, model-driven approaches is thus becoming a necessity, offering the potential to move beyond qualitative assessments to provide more precise and actionable insights into cybersecurity risk. This study aims to contribute to this critical need by leveraging formal methods for a more systematic and rigorous approach to cybersecurity risk </w:t>
      </w:r>
      <w:proofErr w:type="spellStart"/>
      <w:r w:rsidRPr="00D54BDC">
        <w:rPr>
          <w:rFonts w:ascii="Times New Roman" w:hAnsi="Times New Roman" w:cs="Times New Roman"/>
          <w:szCs w:val="24"/>
        </w:rPr>
        <w:t>modeling</w:t>
      </w:r>
      <w:proofErr w:type="spellEnd"/>
      <w:r w:rsidRPr="00D54BDC">
        <w:rPr>
          <w:rFonts w:ascii="Times New Roman" w:hAnsi="Times New Roman" w:cs="Times New Roman"/>
          <w:szCs w:val="24"/>
        </w:rPr>
        <w:t xml:space="preserve"> and analysis.</w:t>
      </w:r>
    </w:p>
    <w:p w14:paraId="776507C8" w14:textId="77777777" w:rsidR="00141DDC" w:rsidRPr="000A0CD5" w:rsidRDefault="00141DDC" w:rsidP="00D54BDC">
      <w:pPr>
        <w:pStyle w:val="ListParagraph"/>
        <w:ind w:left="0"/>
        <w:rPr>
          <w:rFonts w:ascii="Times New Roman" w:hAnsi="Times New Roman" w:cs="Times New Roman"/>
          <w:b/>
          <w:bCs/>
          <w:sz w:val="32"/>
          <w:szCs w:val="48"/>
        </w:rPr>
      </w:pPr>
    </w:p>
    <w:p w14:paraId="3654C5CE" w14:textId="1392FBD9" w:rsidR="004D7CA5" w:rsidRPr="000A0CD5" w:rsidRDefault="004D7CA5" w:rsidP="00D54BDC">
      <w:pPr>
        <w:pStyle w:val="ListParagraph"/>
        <w:numPr>
          <w:ilvl w:val="0"/>
          <w:numId w:val="16"/>
        </w:numPr>
        <w:ind w:left="284" w:hanging="284"/>
        <w:rPr>
          <w:rFonts w:ascii="Times New Roman" w:hAnsi="Times New Roman" w:cs="Times New Roman"/>
          <w:b/>
          <w:bCs/>
          <w:sz w:val="28"/>
          <w:szCs w:val="28"/>
        </w:rPr>
      </w:pPr>
      <w:r w:rsidRPr="000A0CD5">
        <w:rPr>
          <w:rFonts w:ascii="Times New Roman" w:hAnsi="Times New Roman" w:cs="Times New Roman"/>
          <w:b/>
          <w:bCs/>
          <w:sz w:val="28"/>
          <w:szCs w:val="28"/>
        </w:rPr>
        <w:t xml:space="preserve">Problem </w:t>
      </w:r>
      <w:r w:rsidRPr="000A0CD5">
        <w:rPr>
          <w:rFonts w:ascii="Times New Roman" w:hAnsi="Times New Roman" w:cs="Times New Roman"/>
          <w:b/>
          <w:bCs/>
          <w:sz w:val="28"/>
          <w:szCs w:val="28"/>
        </w:rPr>
        <w:t>Statement</w:t>
      </w:r>
    </w:p>
    <w:p w14:paraId="25E35F1C" w14:textId="27E75445" w:rsidR="004D7CA5" w:rsidRPr="000A0CD5" w:rsidRDefault="004D7CA5" w:rsidP="004D7CA5">
      <w:pPr>
        <w:pStyle w:val="ListParagraph"/>
        <w:ind w:left="426"/>
        <w:rPr>
          <w:rFonts w:ascii="Times New Roman" w:hAnsi="Times New Roman" w:cs="Times New Roman"/>
          <w:b/>
          <w:bCs/>
          <w:sz w:val="28"/>
          <w:szCs w:val="28"/>
        </w:rPr>
      </w:pPr>
    </w:p>
    <w:p w14:paraId="2D6C7970" w14:textId="08C70726" w:rsidR="004D7CA5" w:rsidRPr="000A0CD5" w:rsidRDefault="00D54BDC" w:rsidP="004D7CA5">
      <w:pPr>
        <w:pStyle w:val="ListParagraph"/>
        <w:ind w:left="0"/>
        <w:rPr>
          <w:rFonts w:ascii="Times New Roman" w:hAnsi="Times New Roman" w:cs="Times New Roman"/>
          <w:szCs w:val="24"/>
        </w:rPr>
      </w:pPr>
      <w:r w:rsidRPr="000A0CD5">
        <w:rPr>
          <w:rFonts w:ascii="Times New Roman" w:hAnsi="Times New Roman" w:cs="Times New Roman"/>
          <w:szCs w:val="24"/>
        </w:rPr>
        <w:t>Despite the advancements in cybersecurity tools and techniques, a significant gap persists in current methodologies: system administrators often lack a formal, systematic, and automated method for holistically identifying vulnerabilities, accurately quantifying risks, and comprehensively understanding the cascading consequences of multi-stage cyberattacks within their complex IT environments. Existing risk assessment tools are typically either static, checklist-based, or narrowly domain-specific, which limits their adaptability, precision, and automation capabilities across diverse and evolving IT landscapes. This deficiency impedes informed decision-making, leaving organizations vulnerable to threats that could otherwise be predicted, prioritized, and mitigated more efficiently.</w:t>
      </w:r>
    </w:p>
    <w:p w14:paraId="53011C40" w14:textId="77777777" w:rsidR="004D7CA5" w:rsidRPr="000A0CD5" w:rsidRDefault="004D7CA5" w:rsidP="004D7CA5">
      <w:pPr>
        <w:pStyle w:val="ListParagraph"/>
        <w:ind w:left="426"/>
        <w:rPr>
          <w:rFonts w:ascii="Times New Roman" w:hAnsi="Times New Roman" w:cs="Times New Roman"/>
          <w:szCs w:val="24"/>
        </w:rPr>
      </w:pPr>
    </w:p>
    <w:p w14:paraId="482B2EE3" w14:textId="0512B0F4" w:rsidR="00141DDC" w:rsidRPr="000A0CD5" w:rsidRDefault="00D54BDC" w:rsidP="00D54BDC">
      <w:pPr>
        <w:pStyle w:val="ListParagraph"/>
        <w:numPr>
          <w:ilvl w:val="0"/>
          <w:numId w:val="16"/>
        </w:numPr>
        <w:ind w:left="284" w:hanging="284"/>
        <w:rPr>
          <w:rFonts w:ascii="Times New Roman" w:hAnsi="Times New Roman" w:cs="Times New Roman"/>
          <w:b/>
          <w:bCs/>
          <w:sz w:val="28"/>
          <w:szCs w:val="28"/>
        </w:rPr>
      </w:pPr>
      <w:r w:rsidRPr="000A0CD5">
        <w:rPr>
          <w:rFonts w:ascii="Times New Roman" w:hAnsi="Times New Roman" w:cs="Times New Roman"/>
          <w:b/>
          <w:bCs/>
          <w:sz w:val="28"/>
          <w:szCs w:val="28"/>
        </w:rPr>
        <w:lastRenderedPageBreak/>
        <w:t>Research Objectives</w:t>
      </w:r>
    </w:p>
    <w:p w14:paraId="36DE13DE" w14:textId="77777777" w:rsidR="00804172" w:rsidRPr="000A0CD5" w:rsidRDefault="00804172" w:rsidP="00203965">
      <w:pPr>
        <w:rPr>
          <w:rFonts w:ascii="Times New Roman" w:hAnsi="Times New Roman" w:cs="Times New Roman"/>
          <w:b/>
          <w:bCs/>
          <w:sz w:val="32"/>
          <w:szCs w:val="48"/>
        </w:rPr>
      </w:pPr>
    </w:p>
    <w:p w14:paraId="35CFFC12" w14:textId="77777777" w:rsidR="00D54BDC" w:rsidRPr="00D54BDC" w:rsidRDefault="00D54BDC" w:rsidP="00D54BDC">
      <w:pPr>
        <w:rPr>
          <w:rFonts w:ascii="Times New Roman" w:hAnsi="Times New Roman" w:cs="Times New Roman"/>
          <w:szCs w:val="24"/>
        </w:rPr>
      </w:pPr>
      <w:r w:rsidRPr="00D54BDC">
        <w:rPr>
          <w:rFonts w:ascii="Times New Roman" w:hAnsi="Times New Roman" w:cs="Times New Roman"/>
          <w:szCs w:val="24"/>
        </w:rPr>
        <w:t xml:space="preserve">This study directly addresses the identified problem by proposing a formal, model-driven framework for cybersecurity risk </w:t>
      </w:r>
      <w:proofErr w:type="spellStart"/>
      <w:r w:rsidRPr="00D54BDC">
        <w:rPr>
          <w:rFonts w:ascii="Times New Roman" w:hAnsi="Times New Roman" w:cs="Times New Roman"/>
          <w:szCs w:val="24"/>
        </w:rPr>
        <w:t>modeling</w:t>
      </w:r>
      <w:proofErr w:type="spellEnd"/>
      <w:r w:rsidRPr="00D54BDC">
        <w:rPr>
          <w:rFonts w:ascii="Times New Roman" w:hAnsi="Times New Roman" w:cs="Times New Roman"/>
          <w:szCs w:val="24"/>
        </w:rPr>
        <w:t xml:space="preserve"> and analysis in business IT systems, utilizing probabilistic graph rewriting rules. The overarching aim is to bridge the gap between abstract theoretical foundations and the practical, actionable insights required by system administrators for effective risk management.</w:t>
      </w:r>
    </w:p>
    <w:p w14:paraId="008CD72E" w14:textId="77777777" w:rsidR="00D54BDC" w:rsidRPr="000A0CD5" w:rsidRDefault="00D54BDC" w:rsidP="00D54BDC">
      <w:pPr>
        <w:rPr>
          <w:rFonts w:ascii="Times New Roman" w:hAnsi="Times New Roman" w:cs="Times New Roman"/>
          <w:szCs w:val="24"/>
        </w:rPr>
      </w:pPr>
    </w:p>
    <w:p w14:paraId="070616CF" w14:textId="40EDDEE5" w:rsidR="00D54BDC" w:rsidRPr="000A0CD5" w:rsidRDefault="00D54BDC" w:rsidP="00D54BDC">
      <w:pPr>
        <w:rPr>
          <w:rFonts w:ascii="Times New Roman" w:hAnsi="Times New Roman" w:cs="Times New Roman"/>
          <w:szCs w:val="24"/>
        </w:rPr>
      </w:pPr>
      <w:r w:rsidRPr="00D54BDC">
        <w:rPr>
          <w:rFonts w:ascii="Times New Roman" w:hAnsi="Times New Roman" w:cs="Times New Roman"/>
          <w:szCs w:val="24"/>
        </w:rPr>
        <w:t>To achieve this, the project outlines several specific objectives:</w:t>
      </w:r>
    </w:p>
    <w:p w14:paraId="4D08AEA1" w14:textId="77777777" w:rsidR="00D54BDC" w:rsidRPr="00D54BDC" w:rsidRDefault="00D54BDC" w:rsidP="00D54BDC">
      <w:pPr>
        <w:rPr>
          <w:rFonts w:ascii="Times New Roman" w:hAnsi="Times New Roman" w:cs="Times New Roman"/>
          <w:szCs w:val="24"/>
        </w:rPr>
      </w:pPr>
    </w:p>
    <w:p w14:paraId="24F86BEF" w14:textId="4ABC7EA2" w:rsidR="00B52197" w:rsidRPr="000A0CD5" w:rsidRDefault="00B52197" w:rsidP="00B52197">
      <w:pPr>
        <w:rPr>
          <w:rFonts w:ascii="Times New Roman" w:hAnsi="Times New Roman" w:cs="Times New Roman"/>
          <w:szCs w:val="24"/>
        </w:rPr>
      </w:pPr>
      <w:r w:rsidRPr="000A0CD5">
        <w:rPr>
          <w:rFonts w:ascii="Times New Roman" w:hAnsi="Times New Roman" w:cs="Times New Roman"/>
          <w:szCs w:val="24"/>
        </w:rPr>
        <w:t>T</w:t>
      </w:r>
      <w:r w:rsidRPr="00B52197">
        <w:rPr>
          <w:rFonts w:ascii="Times New Roman" w:hAnsi="Times New Roman" w:cs="Times New Roman"/>
          <w:szCs w:val="24"/>
        </w:rPr>
        <w:t xml:space="preserve">he "Essential" objectives form the fundamental requirements for the proposed graph-based cyber risk </w:t>
      </w:r>
      <w:proofErr w:type="spellStart"/>
      <w:r w:rsidRPr="00B52197">
        <w:rPr>
          <w:rFonts w:ascii="Times New Roman" w:hAnsi="Times New Roman" w:cs="Times New Roman"/>
          <w:szCs w:val="24"/>
        </w:rPr>
        <w:t>modeling</w:t>
      </w:r>
      <w:proofErr w:type="spellEnd"/>
      <w:r w:rsidRPr="00B52197">
        <w:rPr>
          <w:rFonts w:ascii="Times New Roman" w:hAnsi="Times New Roman" w:cs="Times New Roman"/>
          <w:szCs w:val="24"/>
        </w:rPr>
        <w:t xml:space="preserve"> system, ensuring its core functionality and theoretical grounding.</w:t>
      </w:r>
    </w:p>
    <w:p w14:paraId="5382C4CF" w14:textId="77777777" w:rsidR="00B52197" w:rsidRPr="00B52197" w:rsidRDefault="00B52197" w:rsidP="00B52197">
      <w:pPr>
        <w:rPr>
          <w:rFonts w:ascii="Times New Roman" w:hAnsi="Times New Roman" w:cs="Times New Roman"/>
          <w:szCs w:val="24"/>
        </w:rPr>
      </w:pPr>
    </w:p>
    <w:p w14:paraId="04363CF9" w14:textId="2FCDD554" w:rsidR="000A0CD5" w:rsidRPr="000A0CD5" w:rsidRDefault="00B52197" w:rsidP="000A0CD5">
      <w:pPr>
        <w:pStyle w:val="ListParagraph"/>
        <w:numPr>
          <w:ilvl w:val="0"/>
          <w:numId w:val="18"/>
        </w:numPr>
        <w:ind w:left="284" w:hanging="284"/>
        <w:rPr>
          <w:rFonts w:ascii="Times New Roman" w:hAnsi="Times New Roman" w:cs="Times New Roman"/>
          <w:szCs w:val="24"/>
        </w:rPr>
      </w:pPr>
      <w:r w:rsidRPr="000A0CD5">
        <w:rPr>
          <w:rFonts w:ascii="Times New Roman" w:hAnsi="Times New Roman" w:cs="Times New Roman"/>
          <w:b/>
          <w:bCs/>
          <w:szCs w:val="24"/>
        </w:rPr>
        <w:t>Foundational Literature and Tooling Review:</w:t>
      </w:r>
      <w:r w:rsidRPr="000A0CD5">
        <w:rPr>
          <w:rFonts w:ascii="Times New Roman" w:hAnsi="Times New Roman" w:cs="Times New Roman"/>
          <w:szCs w:val="24"/>
        </w:rPr>
        <w:t xml:space="preserve"> Before any significant development commences, a deep dive into existing knowledge is indispensable. </w:t>
      </w:r>
      <w:r w:rsidRPr="000A0CD5">
        <w:rPr>
          <w:rFonts w:ascii="Times New Roman" w:hAnsi="Times New Roman" w:cs="Times New Roman"/>
          <w:szCs w:val="24"/>
        </w:rPr>
        <w:t>These objective mandates</w:t>
      </w:r>
      <w:r w:rsidRPr="000A0CD5">
        <w:rPr>
          <w:rFonts w:ascii="Times New Roman" w:hAnsi="Times New Roman" w:cs="Times New Roman"/>
          <w:szCs w:val="24"/>
        </w:rPr>
        <w:t xml:space="preserve"> a strong foundational understanding of graph-based </w:t>
      </w:r>
      <w:proofErr w:type="spellStart"/>
      <w:r w:rsidRPr="000A0CD5">
        <w:rPr>
          <w:rFonts w:ascii="Times New Roman" w:hAnsi="Times New Roman" w:cs="Times New Roman"/>
          <w:szCs w:val="24"/>
        </w:rPr>
        <w:t>modeling</w:t>
      </w:r>
      <w:proofErr w:type="spellEnd"/>
      <w:r w:rsidRPr="000A0CD5">
        <w:rPr>
          <w:rFonts w:ascii="Times New Roman" w:hAnsi="Times New Roman" w:cs="Times New Roman"/>
          <w:szCs w:val="24"/>
        </w:rPr>
        <w:t xml:space="preserve"> and graph transformation within the specific context of software engineering. Such an understanding is crucial for designing a system capable of representing complex IT infrastructures and their dynamic interactions. Furthermore, it necessitates a solid grasp of the </w:t>
      </w:r>
      <w:r w:rsidRPr="000A0CD5">
        <w:rPr>
          <w:rFonts w:ascii="Times New Roman" w:hAnsi="Times New Roman" w:cs="Times New Roman"/>
          <w:b/>
          <w:bCs/>
          <w:szCs w:val="24"/>
        </w:rPr>
        <w:t>MITRE ATT&amp;CK framework</w:t>
      </w:r>
      <w:r w:rsidRPr="000A0CD5">
        <w:rPr>
          <w:rFonts w:ascii="Times New Roman" w:hAnsi="Times New Roman" w:cs="Times New Roman"/>
          <w:szCs w:val="24"/>
        </w:rPr>
        <w:t>, which is explicitly identified as critical for "</w:t>
      </w:r>
      <w:r w:rsidRPr="000A0CD5">
        <w:rPr>
          <w:rFonts w:ascii="Times New Roman" w:hAnsi="Times New Roman" w:cs="Times New Roman"/>
          <w:i/>
          <w:iCs/>
          <w:szCs w:val="24"/>
        </w:rPr>
        <w:t xml:space="preserve">identifying and categorizing adversarial </w:t>
      </w:r>
      <w:proofErr w:type="spellStart"/>
      <w:r w:rsidRPr="000A0CD5">
        <w:rPr>
          <w:rFonts w:ascii="Times New Roman" w:hAnsi="Times New Roman" w:cs="Times New Roman"/>
          <w:i/>
          <w:iCs/>
          <w:szCs w:val="24"/>
        </w:rPr>
        <w:t>behaviors</w:t>
      </w:r>
      <w:proofErr w:type="spellEnd"/>
      <w:r w:rsidRPr="000A0CD5">
        <w:rPr>
          <w:rFonts w:ascii="Times New Roman" w:hAnsi="Times New Roman" w:cs="Times New Roman"/>
          <w:szCs w:val="24"/>
        </w:rPr>
        <w:t xml:space="preserve">". This framework provides the real-world context for defining attack patterns, ensuring they are grounded in observed adversary tactics and techniques. </w:t>
      </w:r>
    </w:p>
    <w:p w14:paraId="6117C692" w14:textId="77777777" w:rsidR="000A0CD5" w:rsidRPr="000A0CD5" w:rsidRDefault="000A0CD5" w:rsidP="000A0CD5">
      <w:pPr>
        <w:pStyle w:val="ListParagraph"/>
        <w:rPr>
          <w:rFonts w:ascii="Times New Roman" w:hAnsi="Times New Roman" w:cs="Times New Roman"/>
          <w:szCs w:val="24"/>
        </w:rPr>
      </w:pPr>
    </w:p>
    <w:p w14:paraId="695171D5" w14:textId="2382A2D6" w:rsidR="00B52197" w:rsidRDefault="00B52197" w:rsidP="000A0CD5">
      <w:pPr>
        <w:pStyle w:val="ListParagraph"/>
        <w:ind w:left="284"/>
        <w:rPr>
          <w:rFonts w:ascii="Times New Roman" w:hAnsi="Times New Roman" w:cs="Times New Roman"/>
          <w:szCs w:val="24"/>
        </w:rPr>
      </w:pPr>
      <w:r w:rsidRPr="000A0CD5">
        <w:rPr>
          <w:rFonts w:ascii="Times New Roman" w:hAnsi="Times New Roman" w:cs="Times New Roman"/>
          <w:szCs w:val="24"/>
        </w:rPr>
        <w:t>Beyond theoretical knowledge, hands-on familiarity with practical tools is also emphasized. This includes graph rewriting tools such as GROOVE, which are vital for "</w:t>
      </w:r>
      <w:r w:rsidRPr="000A0CD5">
        <w:rPr>
          <w:rFonts w:ascii="Times New Roman" w:hAnsi="Times New Roman" w:cs="Times New Roman"/>
          <w:i/>
          <w:iCs/>
          <w:szCs w:val="24"/>
        </w:rPr>
        <w:t>pattern matching and rule application</w:t>
      </w:r>
      <w:r w:rsidRPr="000A0CD5">
        <w:rPr>
          <w:rFonts w:ascii="Times New Roman" w:hAnsi="Times New Roman" w:cs="Times New Roman"/>
          <w:szCs w:val="24"/>
        </w:rPr>
        <w:t xml:space="preserve">" within the graph-based </w:t>
      </w:r>
      <w:r w:rsidRPr="000A0CD5">
        <w:rPr>
          <w:rFonts w:ascii="Times New Roman" w:hAnsi="Times New Roman" w:cs="Times New Roman"/>
          <w:szCs w:val="24"/>
        </w:rPr>
        <w:t xml:space="preserve">model. GROOVE's capabilities enable the system to detect vulnerabilities and simulate the propagation of attacks by applying defined transformation rules. Finally, a thorough background in </w:t>
      </w:r>
      <w:r w:rsidRPr="000A0CD5">
        <w:rPr>
          <w:rFonts w:ascii="Times New Roman" w:hAnsi="Times New Roman" w:cs="Times New Roman"/>
          <w:b/>
          <w:bCs/>
          <w:szCs w:val="24"/>
        </w:rPr>
        <w:t>Continuous-Time Markov Decision Processes (CTMDPs)</w:t>
      </w:r>
      <w:r w:rsidRPr="000A0CD5">
        <w:rPr>
          <w:rFonts w:ascii="Times New Roman" w:hAnsi="Times New Roman" w:cs="Times New Roman"/>
          <w:szCs w:val="24"/>
        </w:rPr>
        <w:t xml:space="preserve"> and probabilistic model checking</w:t>
      </w:r>
      <w:r w:rsidR="000A0CD5" w:rsidRPr="000A0CD5">
        <w:rPr>
          <w:rFonts w:ascii="Times New Roman" w:hAnsi="Times New Roman" w:cs="Times New Roman"/>
          <w:szCs w:val="24"/>
        </w:rPr>
        <w:t xml:space="preserve"> </w:t>
      </w:r>
      <w:r w:rsidRPr="000A0CD5">
        <w:rPr>
          <w:rFonts w:ascii="Times New Roman" w:hAnsi="Times New Roman" w:cs="Times New Roman"/>
          <w:szCs w:val="24"/>
        </w:rPr>
        <w:t>leveraging tools like PRISM</w:t>
      </w:r>
      <w:r w:rsidR="000A0CD5" w:rsidRPr="000A0CD5">
        <w:rPr>
          <w:rFonts w:ascii="Times New Roman" w:hAnsi="Times New Roman" w:cs="Times New Roman"/>
          <w:szCs w:val="24"/>
        </w:rPr>
        <w:t xml:space="preserve"> </w:t>
      </w:r>
      <w:r w:rsidRPr="000A0CD5">
        <w:rPr>
          <w:rFonts w:ascii="Times New Roman" w:hAnsi="Times New Roman" w:cs="Times New Roman"/>
          <w:szCs w:val="24"/>
        </w:rPr>
        <w:t>is deemed crucial. This expertise allows for the "</w:t>
      </w:r>
      <w:r w:rsidRPr="001975A8">
        <w:rPr>
          <w:rFonts w:ascii="Times New Roman" w:hAnsi="Times New Roman" w:cs="Times New Roman"/>
          <w:i/>
          <w:iCs/>
          <w:szCs w:val="24"/>
        </w:rPr>
        <w:t xml:space="preserve">accurately simulating attack propagation and </w:t>
      </w:r>
      <w:r w:rsidR="000A0CD5" w:rsidRPr="001975A8">
        <w:rPr>
          <w:rFonts w:ascii="Times New Roman" w:hAnsi="Times New Roman" w:cs="Times New Roman"/>
          <w:i/>
          <w:iCs/>
          <w:szCs w:val="24"/>
        </w:rPr>
        <w:t>analysing</w:t>
      </w:r>
      <w:r w:rsidRPr="001975A8">
        <w:rPr>
          <w:rFonts w:ascii="Times New Roman" w:hAnsi="Times New Roman" w:cs="Times New Roman"/>
          <w:i/>
          <w:iCs/>
          <w:szCs w:val="24"/>
        </w:rPr>
        <w:t xml:space="preserve"> risk over time</w:t>
      </w:r>
      <w:r w:rsidRPr="000A0CD5">
        <w:rPr>
          <w:rFonts w:ascii="Times New Roman" w:hAnsi="Times New Roman" w:cs="Times New Roman"/>
          <w:szCs w:val="24"/>
        </w:rPr>
        <w:t>," providing the quantitative backbone for risk assessment. In essence, this objective ensures that the project builds upon established academic and practical foundations.</w:t>
      </w:r>
    </w:p>
    <w:p w14:paraId="026FE67A" w14:textId="77777777" w:rsidR="000A0CD5" w:rsidRPr="000A0CD5" w:rsidRDefault="000A0CD5" w:rsidP="000A0CD5">
      <w:pPr>
        <w:pStyle w:val="ListParagraph"/>
        <w:ind w:left="284"/>
        <w:rPr>
          <w:rFonts w:ascii="Times New Roman" w:hAnsi="Times New Roman" w:cs="Times New Roman"/>
          <w:szCs w:val="24"/>
        </w:rPr>
      </w:pPr>
    </w:p>
    <w:p w14:paraId="7488F98D" w14:textId="5E2AA548" w:rsidR="00B52197" w:rsidRDefault="00B52197" w:rsidP="005903C8">
      <w:pPr>
        <w:pStyle w:val="ListParagraph"/>
        <w:numPr>
          <w:ilvl w:val="0"/>
          <w:numId w:val="18"/>
        </w:numPr>
        <w:ind w:left="284" w:hanging="284"/>
        <w:rPr>
          <w:rFonts w:ascii="Times New Roman" w:hAnsi="Times New Roman" w:cs="Times New Roman"/>
          <w:szCs w:val="24"/>
        </w:rPr>
      </w:pPr>
      <w:r w:rsidRPr="005903C8">
        <w:rPr>
          <w:rFonts w:ascii="Times New Roman" w:hAnsi="Times New Roman" w:cs="Times New Roman"/>
          <w:b/>
          <w:bCs/>
          <w:szCs w:val="24"/>
        </w:rPr>
        <w:t>Typed Attributed Multigraph Representation:</w:t>
      </w:r>
      <w:r w:rsidRPr="005903C8">
        <w:rPr>
          <w:rFonts w:ascii="Times New Roman" w:hAnsi="Times New Roman" w:cs="Times New Roman"/>
          <w:szCs w:val="24"/>
        </w:rPr>
        <w:t xml:space="preserve"> A cornerstone of this </w:t>
      </w:r>
      <w:proofErr w:type="spellStart"/>
      <w:r w:rsidRPr="005903C8">
        <w:rPr>
          <w:rFonts w:ascii="Times New Roman" w:hAnsi="Times New Roman" w:cs="Times New Roman"/>
          <w:szCs w:val="24"/>
        </w:rPr>
        <w:t>modeling</w:t>
      </w:r>
      <w:proofErr w:type="spellEnd"/>
      <w:r w:rsidRPr="005903C8">
        <w:rPr>
          <w:rFonts w:ascii="Times New Roman" w:hAnsi="Times New Roman" w:cs="Times New Roman"/>
          <w:szCs w:val="24"/>
        </w:rPr>
        <w:t xml:space="preserve"> approach is the ability to represent IT infrastructures in a highly structured yet flexible manner. The system must be capable of </w:t>
      </w:r>
      <w:proofErr w:type="spellStart"/>
      <w:r w:rsidRPr="005903C8">
        <w:rPr>
          <w:rFonts w:ascii="Times New Roman" w:hAnsi="Times New Roman" w:cs="Times New Roman"/>
          <w:szCs w:val="24"/>
        </w:rPr>
        <w:t>modeling</w:t>
      </w:r>
      <w:proofErr w:type="spellEnd"/>
      <w:r w:rsidRPr="005903C8">
        <w:rPr>
          <w:rFonts w:ascii="Times New Roman" w:hAnsi="Times New Roman" w:cs="Times New Roman"/>
          <w:szCs w:val="24"/>
        </w:rPr>
        <w:t xml:space="preserve"> these infrastructures as "</w:t>
      </w:r>
      <w:r w:rsidRPr="005903C8">
        <w:rPr>
          <w:rFonts w:ascii="Times New Roman" w:hAnsi="Times New Roman" w:cs="Times New Roman"/>
          <w:i/>
          <w:iCs/>
          <w:szCs w:val="24"/>
        </w:rPr>
        <w:t>typed attributed multigraphs</w:t>
      </w:r>
      <w:r w:rsidRPr="005903C8">
        <w:rPr>
          <w:rFonts w:ascii="Times New Roman" w:hAnsi="Times New Roman" w:cs="Times New Roman"/>
          <w:szCs w:val="24"/>
        </w:rPr>
        <w:t>". This implies that the graphs will consist of:</w:t>
      </w:r>
    </w:p>
    <w:p w14:paraId="33343CCD" w14:textId="77777777" w:rsidR="005903C8" w:rsidRPr="005903C8" w:rsidRDefault="005903C8" w:rsidP="005903C8">
      <w:pPr>
        <w:pStyle w:val="ListParagraph"/>
        <w:ind w:left="284"/>
        <w:rPr>
          <w:rFonts w:ascii="Times New Roman" w:hAnsi="Times New Roman" w:cs="Times New Roman"/>
          <w:szCs w:val="24"/>
        </w:rPr>
      </w:pPr>
    </w:p>
    <w:p w14:paraId="45DA9C1F" w14:textId="0A228A1C" w:rsidR="00B52197" w:rsidRPr="005903C8" w:rsidRDefault="00B52197" w:rsidP="005903C8">
      <w:pPr>
        <w:pStyle w:val="ListParagraph"/>
        <w:numPr>
          <w:ilvl w:val="1"/>
          <w:numId w:val="19"/>
        </w:numPr>
        <w:ind w:left="709"/>
        <w:rPr>
          <w:rFonts w:ascii="Times New Roman" w:hAnsi="Times New Roman" w:cs="Times New Roman"/>
          <w:szCs w:val="24"/>
        </w:rPr>
      </w:pPr>
      <w:r w:rsidRPr="005903C8">
        <w:rPr>
          <w:rFonts w:ascii="Times New Roman" w:hAnsi="Times New Roman" w:cs="Times New Roman"/>
          <w:b/>
          <w:bCs/>
          <w:szCs w:val="24"/>
        </w:rPr>
        <w:t>Nodes</w:t>
      </w:r>
      <w:r w:rsidRPr="005903C8">
        <w:rPr>
          <w:rFonts w:ascii="Times New Roman" w:hAnsi="Times New Roman" w:cs="Times New Roman"/>
          <w:szCs w:val="24"/>
        </w:rPr>
        <w:t>: Representing various entities within the IT environment, such as "</w:t>
      </w:r>
      <w:r w:rsidRPr="005903C8">
        <w:rPr>
          <w:rFonts w:ascii="Times New Roman" w:hAnsi="Times New Roman" w:cs="Times New Roman"/>
          <w:i/>
          <w:iCs/>
          <w:szCs w:val="24"/>
        </w:rPr>
        <w:t>users, servers, devices</w:t>
      </w:r>
      <w:r w:rsidRPr="005903C8">
        <w:rPr>
          <w:rFonts w:ascii="Times New Roman" w:hAnsi="Times New Roman" w:cs="Times New Roman"/>
          <w:szCs w:val="24"/>
        </w:rPr>
        <w:t>, etc.". Each node will have a specific 'type' (e.g., 'User', 'Server', 'Firewall').</w:t>
      </w:r>
    </w:p>
    <w:p w14:paraId="6EA41B83" w14:textId="0C1A4089" w:rsidR="00B52197" w:rsidRPr="005903C8" w:rsidRDefault="00B52197" w:rsidP="005903C8">
      <w:pPr>
        <w:pStyle w:val="ListParagraph"/>
        <w:numPr>
          <w:ilvl w:val="1"/>
          <w:numId w:val="19"/>
        </w:numPr>
        <w:ind w:left="709" w:hanging="338"/>
        <w:rPr>
          <w:rFonts w:ascii="Times New Roman" w:hAnsi="Times New Roman" w:cs="Times New Roman"/>
          <w:i/>
          <w:iCs/>
          <w:szCs w:val="24"/>
        </w:rPr>
      </w:pPr>
      <w:r w:rsidRPr="005903C8">
        <w:rPr>
          <w:rFonts w:ascii="Times New Roman" w:hAnsi="Times New Roman" w:cs="Times New Roman"/>
          <w:b/>
          <w:bCs/>
          <w:szCs w:val="24"/>
        </w:rPr>
        <w:t>Edges</w:t>
      </w:r>
      <w:r w:rsidRPr="005903C8">
        <w:rPr>
          <w:rFonts w:ascii="Times New Roman" w:hAnsi="Times New Roman" w:cs="Times New Roman"/>
          <w:szCs w:val="24"/>
        </w:rPr>
        <w:t xml:space="preserve">: Depicting the relationships or connections between these nodes. These edges can also be 'typed' to represent different kinds of relationships (e.g., </w:t>
      </w:r>
      <w:r w:rsidRPr="005903C8">
        <w:rPr>
          <w:rFonts w:ascii="Times New Roman" w:hAnsi="Times New Roman" w:cs="Times New Roman"/>
          <w:i/>
          <w:iCs/>
          <w:szCs w:val="24"/>
        </w:rPr>
        <w:t>'</w:t>
      </w:r>
      <w:proofErr w:type="spellStart"/>
      <w:r w:rsidRPr="005903C8">
        <w:rPr>
          <w:rFonts w:ascii="Times New Roman" w:hAnsi="Times New Roman" w:cs="Times New Roman"/>
          <w:i/>
          <w:iCs/>
          <w:szCs w:val="24"/>
        </w:rPr>
        <w:t>connects_to</w:t>
      </w:r>
      <w:proofErr w:type="spellEnd"/>
      <w:r w:rsidRPr="005903C8">
        <w:rPr>
          <w:rFonts w:ascii="Times New Roman" w:hAnsi="Times New Roman" w:cs="Times New Roman"/>
          <w:i/>
          <w:iCs/>
          <w:szCs w:val="24"/>
        </w:rPr>
        <w:t>'</w:t>
      </w:r>
      <w:r w:rsidRPr="005903C8">
        <w:rPr>
          <w:rFonts w:ascii="Times New Roman" w:hAnsi="Times New Roman" w:cs="Times New Roman"/>
          <w:szCs w:val="24"/>
        </w:rPr>
        <w:t xml:space="preserve">, </w:t>
      </w:r>
      <w:r w:rsidRPr="005903C8">
        <w:rPr>
          <w:rFonts w:ascii="Times New Roman" w:hAnsi="Times New Roman" w:cs="Times New Roman"/>
          <w:i/>
          <w:iCs/>
          <w:szCs w:val="24"/>
        </w:rPr>
        <w:t>'</w:t>
      </w:r>
      <w:proofErr w:type="spellStart"/>
      <w:r w:rsidRPr="005903C8">
        <w:rPr>
          <w:rFonts w:ascii="Times New Roman" w:hAnsi="Times New Roman" w:cs="Times New Roman"/>
          <w:i/>
          <w:iCs/>
          <w:szCs w:val="24"/>
        </w:rPr>
        <w:t>runs_on</w:t>
      </w:r>
      <w:proofErr w:type="spellEnd"/>
      <w:r w:rsidRPr="005903C8">
        <w:rPr>
          <w:rFonts w:ascii="Times New Roman" w:hAnsi="Times New Roman" w:cs="Times New Roman"/>
          <w:i/>
          <w:iCs/>
          <w:szCs w:val="24"/>
        </w:rPr>
        <w:t>'</w:t>
      </w:r>
      <w:r w:rsidRPr="005903C8">
        <w:rPr>
          <w:rFonts w:ascii="Times New Roman" w:hAnsi="Times New Roman" w:cs="Times New Roman"/>
          <w:szCs w:val="24"/>
        </w:rPr>
        <w:t>).</w:t>
      </w:r>
    </w:p>
    <w:p w14:paraId="28C07105" w14:textId="3D8C8891" w:rsidR="00B52197" w:rsidRPr="005903C8" w:rsidRDefault="00B52197" w:rsidP="005903C8">
      <w:pPr>
        <w:pStyle w:val="ListParagraph"/>
        <w:numPr>
          <w:ilvl w:val="1"/>
          <w:numId w:val="19"/>
        </w:numPr>
        <w:ind w:left="709" w:hanging="338"/>
        <w:rPr>
          <w:rFonts w:ascii="Times New Roman" w:hAnsi="Times New Roman" w:cs="Times New Roman"/>
          <w:szCs w:val="24"/>
        </w:rPr>
      </w:pPr>
      <w:r w:rsidRPr="005903C8">
        <w:rPr>
          <w:rFonts w:ascii="Times New Roman" w:hAnsi="Times New Roman" w:cs="Times New Roman"/>
          <w:b/>
          <w:bCs/>
          <w:szCs w:val="24"/>
        </w:rPr>
        <w:t>Attributes</w:t>
      </w:r>
      <w:r w:rsidRPr="005903C8">
        <w:rPr>
          <w:rFonts w:ascii="Times New Roman" w:hAnsi="Times New Roman" w:cs="Times New Roman"/>
          <w:szCs w:val="24"/>
        </w:rPr>
        <w:t xml:space="preserve">: Providing additional, specific details about nodes and edges. Examples include </w:t>
      </w:r>
      <w:proofErr w:type="spellStart"/>
      <w:r w:rsidRPr="005903C8">
        <w:rPr>
          <w:rFonts w:ascii="Times New Roman" w:hAnsi="Times New Roman" w:cs="Times New Roman"/>
          <w:i/>
          <w:iCs/>
          <w:szCs w:val="24"/>
        </w:rPr>
        <w:t>has_access_to</w:t>
      </w:r>
      <w:proofErr w:type="spellEnd"/>
      <w:r w:rsidRPr="005903C8">
        <w:rPr>
          <w:rFonts w:ascii="Times New Roman" w:hAnsi="Times New Roman" w:cs="Times New Roman"/>
          <w:szCs w:val="24"/>
        </w:rPr>
        <w:t xml:space="preserve">, </w:t>
      </w:r>
      <w:r w:rsidRPr="005903C8">
        <w:rPr>
          <w:rFonts w:ascii="Times New Roman" w:hAnsi="Times New Roman" w:cs="Times New Roman"/>
          <w:i/>
          <w:iCs/>
          <w:szCs w:val="24"/>
        </w:rPr>
        <w:t>owns</w:t>
      </w:r>
      <w:r w:rsidRPr="005903C8">
        <w:rPr>
          <w:rFonts w:ascii="Times New Roman" w:hAnsi="Times New Roman" w:cs="Times New Roman"/>
          <w:szCs w:val="24"/>
        </w:rPr>
        <w:t xml:space="preserve">, </w:t>
      </w:r>
      <w:proofErr w:type="spellStart"/>
      <w:r w:rsidRPr="005903C8">
        <w:rPr>
          <w:rFonts w:ascii="Times New Roman" w:hAnsi="Times New Roman" w:cs="Times New Roman"/>
          <w:i/>
          <w:iCs/>
          <w:szCs w:val="24"/>
        </w:rPr>
        <w:t>runs_on</w:t>
      </w:r>
      <w:proofErr w:type="spellEnd"/>
      <w:r w:rsidRPr="005903C8">
        <w:rPr>
          <w:rFonts w:ascii="Times New Roman" w:hAnsi="Times New Roman" w:cs="Times New Roman"/>
          <w:i/>
          <w:iCs/>
          <w:szCs w:val="24"/>
        </w:rPr>
        <w:t>,</w:t>
      </w:r>
      <w:r w:rsidRPr="005903C8">
        <w:rPr>
          <w:rFonts w:ascii="Times New Roman" w:hAnsi="Times New Roman" w:cs="Times New Roman"/>
          <w:szCs w:val="24"/>
        </w:rPr>
        <w:t xml:space="preserve"> alerts, or role. This rich representation allows for a precise and detailed mapping of an organization's IT assets and their interdependencies, which is critical for identifying potential attack paths.</w:t>
      </w:r>
    </w:p>
    <w:p w14:paraId="1294968C" w14:textId="77777777" w:rsidR="005903C8" w:rsidRPr="00B52197" w:rsidRDefault="005903C8" w:rsidP="005903C8">
      <w:pPr>
        <w:ind w:left="284" w:hanging="284"/>
        <w:rPr>
          <w:rFonts w:ascii="Times New Roman" w:hAnsi="Times New Roman" w:cs="Times New Roman"/>
          <w:szCs w:val="24"/>
        </w:rPr>
      </w:pPr>
    </w:p>
    <w:p w14:paraId="79BC8D2D" w14:textId="353CDA47" w:rsidR="00B52197" w:rsidRDefault="00B52197" w:rsidP="00CC70E3">
      <w:pPr>
        <w:ind w:left="284" w:hanging="284"/>
        <w:rPr>
          <w:rFonts w:ascii="Times New Roman" w:hAnsi="Times New Roman" w:cs="Times New Roman"/>
          <w:szCs w:val="24"/>
        </w:rPr>
      </w:pPr>
      <w:r w:rsidRPr="00B52197">
        <w:rPr>
          <w:rFonts w:ascii="Times New Roman" w:hAnsi="Times New Roman" w:cs="Times New Roman"/>
          <w:szCs w:val="24"/>
        </w:rPr>
        <w:t xml:space="preserve">3. </w:t>
      </w:r>
      <w:r w:rsidRPr="00B52197">
        <w:rPr>
          <w:rFonts w:ascii="Times New Roman" w:hAnsi="Times New Roman" w:cs="Times New Roman"/>
          <w:b/>
          <w:bCs/>
          <w:szCs w:val="24"/>
        </w:rPr>
        <w:t>Formal Rule Specification Language:</w:t>
      </w:r>
      <w:r w:rsidRPr="00B52197">
        <w:rPr>
          <w:rFonts w:ascii="Times New Roman" w:hAnsi="Times New Roman" w:cs="Times New Roman"/>
          <w:szCs w:val="24"/>
        </w:rPr>
        <w:t xml:space="preserve"> To enable automated analysis and simulation, the system requires a machine-readable format (e.g. JSON) for defining the core logic of attacks and vulnerabilities. These are essentially "</w:t>
      </w:r>
      <w:r w:rsidRPr="00B52197">
        <w:rPr>
          <w:rFonts w:ascii="Times New Roman" w:hAnsi="Times New Roman" w:cs="Times New Roman"/>
          <w:i/>
          <w:iCs/>
          <w:szCs w:val="24"/>
        </w:rPr>
        <w:t>graph rewriting rules</w:t>
      </w:r>
      <w:r w:rsidRPr="00B52197">
        <w:rPr>
          <w:rFonts w:ascii="Times New Roman" w:hAnsi="Times New Roman" w:cs="Times New Roman"/>
          <w:szCs w:val="24"/>
        </w:rPr>
        <w:t>". This objective ensures that the definition of attack patterns is precise and unambiguous, allowing for automated interpretation and application by the graph rewriting engine. Crucially, these rules must encapsulate:</w:t>
      </w:r>
    </w:p>
    <w:p w14:paraId="4E0EB5DE" w14:textId="77777777" w:rsidR="00874281" w:rsidRPr="00B52197" w:rsidRDefault="00874281" w:rsidP="00CC70E3">
      <w:pPr>
        <w:ind w:left="284" w:hanging="284"/>
        <w:rPr>
          <w:rFonts w:ascii="Times New Roman" w:hAnsi="Times New Roman" w:cs="Times New Roman"/>
          <w:szCs w:val="24"/>
        </w:rPr>
      </w:pPr>
    </w:p>
    <w:p w14:paraId="5180F8AC" w14:textId="4FEB48AE" w:rsidR="00B52197" w:rsidRPr="00874281" w:rsidRDefault="00B52197" w:rsidP="00A71C7F">
      <w:pPr>
        <w:pStyle w:val="ListParagraph"/>
        <w:numPr>
          <w:ilvl w:val="0"/>
          <w:numId w:val="20"/>
        </w:numPr>
        <w:ind w:left="567" w:hanging="283"/>
        <w:rPr>
          <w:rFonts w:ascii="Times New Roman" w:hAnsi="Times New Roman" w:cs="Times New Roman"/>
          <w:szCs w:val="24"/>
        </w:rPr>
      </w:pPr>
      <w:r w:rsidRPr="00874281">
        <w:rPr>
          <w:rFonts w:ascii="Times New Roman" w:hAnsi="Times New Roman" w:cs="Times New Roman"/>
          <w:b/>
          <w:bCs/>
          <w:szCs w:val="24"/>
        </w:rPr>
        <w:t>Vulnerability Patterns (LHS)</w:t>
      </w:r>
      <w:r w:rsidRPr="00874281">
        <w:rPr>
          <w:rFonts w:ascii="Times New Roman" w:hAnsi="Times New Roman" w:cs="Times New Roman"/>
          <w:szCs w:val="24"/>
        </w:rPr>
        <w:t>: Describing the specific configurations or preconditions within the IT infrastructure that an attacker can exploit.</w:t>
      </w:r>
    </w:p>
    <w:p w14:paraId="5BD0CC1A" w14:textId="394360C5" w:rsidR="00B52197" w:rsidRPr="00874281" w:rsidRDefault="00B52197" w:rsidP="00A71C7F">
      <w:pPr>
        <w:pStyle w:val="ListParagraph"/>
        <w:numPr>
          <w:ilvl w:val="0"/>
          <w:numId w:val="20"/>
        </w:numPr>
        <w:ind w:left="567" w:hanging="283"/>
        <w:rPr>
          <w:rFonts w:ascii="Times New Roman" w:hAnsi="Times New Roman" w:cs="Times New Roman"/>
          <w:szCs w:val="24"/>
        </w:rPr>
      </w:pPr>
      <w:r w:rsidRPr="00874281">
        <w:rPr>
          <w:rFonts w:ascii="Times New Roman" w:hAnsi="Times New Roman" w:cs="Times New Roman"/>
          <w:b/>
          <w:bCs/>
          <w:szCs w:val="24"/>
        </w:rPr>
        <w:t>Attack Rates</w:t>
      </w:r>
      <w:r w:rsidRPr="00874281">
        <w:rPr>
          <w:rFonts w:ascii="Times New Roman" w:hAnsi="Times New Roman" w:cs="Times New Roman"/>
          <w:szCs w:val="24"/>
        </w:rPr>
        <w:t>: Quantifying the frequency at which a particular attack might occur, often expressed "per year".</w:t>
      </w:r>
    </w:p>
    <w:p w14:paraId="7432F7AE" w14:textId="5EC6F693" w:rsidR="00B52197" w:rsidRDefault="00B52197" w:rsidP="00A71C7F">
      <w:pPr>
        <w:pStyle w:val="ListParagraph"/>
        <w:numPr>
          <w:ilvl w:val="0"/>
          <w:numId w:val="20"/>
        </w:numPr>
        <w:ind w:left="567" w:hanging="283"/>
        <w:rPr>
          <w:rFonts w:ascii="Times New Roman" w:hAnsi="Times New Roman" w:cs="Times New Roman"/>
          <w:szCs w:val="24"/>
        </w:rPr>
      </w:pPr>
      <w:r w:rsidRPr="00874281">
        <w:rPr>
          <w:rFonts w:ascii="Times New Roman" w:hAnsi="Times New Roman" w:cs="Times New Roman"/>
          <w:b/>
          <w:bCs/>
          <w:szCs w:val="24"/>
        </w:rPr>
        <w:t>Probabilistic Outcomes</w:t>
      </w:r>
      <w:r w:rsidRPr="00874281">
        <w:rPr>
          <w:rFonts w:ascii="Times New Roman" w:hAnsi="Times New Roman" w:cs="Times New Roman"/>
          <w:szCs w:val="24"/>
        </w:rPr>
        <w:t>: Defining the various potential results of an attack, each with an associated probability, reflecting the uncertainty inherent in real-world cyber incidents.</w:t>
      </w:r>
    </w:p>
    <w:p w14:paraId="3EF36ED7" w14:textId="77777777" w:rsidR="00874281" w:rsidRPr="00874281" w:rsidRDefault="00874281" w:rsidP="00874281">
      <w:pPr>
        <w:pStyle w:val="ListParagraph"/>
        <w:ind w:left="567"/>
        <w:rPr>
          <w:rFonts w:ascii="Times New Roman" w:hAnsi="Times New Roman" w:cs="Times New Roman"/>
          <w:szCs w:val="24"/>
        </w:rPr>
      </w:pPr>
    </w:p>
    <w:p w14:paraId="6254C02D" w14:textId="77777777" w:rsidR="00B52197" w:rsidRDefault="00B52197" w:rsidP="00004D6E">
      <w:pPr>
        <w:ind w:left="284" w:hanging="284"/>
        <w:rPr>
          <w:rFonts w:ascii="Times New Roman" w:hAnsi="Times New Roman" w:cs="Times New Roman"/>
          <w:szCs w:val="24"/>
        </w:rPr>
      </w:pPr>
      <w:r w:rsidRPr="00B52197">
        <w:rPr>
          <w:rFonts w:ascii="Times New Roman" w:hAnsi="Times New Roman" w:cs="Times New Roman"/>
          <w:szCs w:val="24"/>
        </w:rPr>
        <w:t xml:space="preserve">4. </w:t>
      </w:r>
      <w:r w:rsidRPr="00B52197">
        <w:rPr>
          <w:rFonts w:ascii="Times New Roman" w:hAnsi="Times New Roman" w:cs="Times New Roman"/>
          <w:b/>
          <w:bCs/>
          <w:szCs w:val="24"/>
        </w:rPr>
        <w:t>JSON to Groove Automation:</w:t>
      </w:r>
      <w:r w:rsidRPr="00B52197">
        <w:rPr>
          <w:rFonts w:ascii="Times New Roman" w:hAnsi="Times New Roman" w:cs="Times New Roman"/>
          <w:szCs w:val="24"/>
        </w:rPr>
        <w:t xml:space="preserve"> Bridging the gap between the formal, machine-readable rule specifications (e.g., in JSON) and the operational graph rewriting tool (GROOVE) is a critical practical objective. This involves developing an "automated script which will generate Groove based notations". This script is responsible for translating the defined "type graph, host graph and risk rules" into GROOVE's specific syntax. This automation streamlines the process of setting up simulations, ensuring that "all nodes, edges, relations, LHS pattern and RHS (outcomes) of risk rule will support Groove graph </w:t>
      </w:r>
      <w:proofErr w:type="spellStart"/>
      <w:r w:rsidRPr="00B52197">
        <w:rPr>
          <w:rFonts w:ascii="Times New Roman" w:hAnsi="Times New Roman" w:cs="Times New Roman"/>
          <w:szCs w:val="24"/>
        </w:rPr>
        <w:t>modeling</w:t>
      </w:r>
      <w:proofErr w:type="spellEnd"/>
      <w:r w:rsidRPr="00B52197">
        <w:rPr>
          <w:rFonts w:ascii="Times New Roman" w:hAnsi="Times New Roman" w:cs="Times New Roman"/>
          <w:szCs w:val="24"/>
        </w:rPr>
        <w:t xml:space="preserve"> syntax". This significantly reduces manual effort and potential for errors, </w:t>
      </w:r>
      <w:r w:rsidRPr="00B52197">
        <w:rPr>
          <w:rFonts w:ascii="Times New Roman" w:hAnsi="Times New Roman" w:cs="Times New Roman"/>
          <w:szCs w:val="24"/>
        </w:rPr>
        <w:t xml:space="preserve">enhancing the efficiency and reliability of the </w:t>
      </w:r>
      <w:proofErr w:type="spellStart"/>
      <w:r w:rsidRPr="00B52197">
        <w:rPr>
          <w:rFonts w:ascii="Times New Roman" w:hAnsi="Times New Roman" w:cs="Times New Roman"/>
          <w:szCs w:val="24"/>
        </w:rPr>
        <w:t>modeling</w:t>
      </w:r>
      <w:proofErr w:type="spellEnd"/>
      <w:r w:rsidRPr="00B52197">
        <w:rPr>
          <w:rFonts w:ascii="Times New Roman" w:hAnsi="Times New Roman" w:cs="Times New Roman"/>
          <w:szCs w:val="24"/>
        </w:rPr>
        <w:t xml:space="preserve"> process.</w:t>
      </w:r>
    </w:p>
    <w:p w14:paraId="6A492EF5" w14:textId="77777777" w:rsidR="00004D6E" w:rsidRPr="00B52197" w:rsidRDefault="00004D6E" w:rsidP="00004D6E">
      <w:pPr>
        <w:ind w:left="284" w:hanging="284"/>
        <w:rPr>
          <w:rFonts w:ascii="Times New Roman" w:hAnsi="Times New Roman" w:cs="Times New Roman"/>
          <w:szCs w:val="24"/>
        </w:rPr>
      </w:pPr>
    </w:p>
    <w:p w14:paraId="685D62D3" w14:textId="77777777" w:rsidR="00B52197" w:rsidRDefault="00B52197" w:rsidP="00004D6E">
      <w:pPr>
        <w:ind w:left="284" w:hanging="284"/>
        <w:rPr>
          <w:rFonts w:ascii="Times New Roman" w:hAnsi="Times New Roman" w:cs="Times New Roman"/>
          <w:szCs w:val="24"/>
        </w:rPr>
      </w:pPr>
      <w:r w:rsidRPr="00B52197">
        <w:rPr>
          <w:rFonts w:ascii="Times New Roman" w:hAnsi="Times New Roman" w:cs="Times New Roman"/>
          <w:szCs w:val="24"/>
        </w:rPr>
        <w:t xml:space="preserve">5. </w:t>
      </w:r>
      <w:r w:rsidRPr="00B52197">
        <w:rPr>
          <w:rFonts w:ascii="Times New Roman" w:hAnsi="Times New Roman" w:cs="Times New Roman"/>
          <w:b/>
          <w:bCs/>
          <w:szCs w:val="24"/>
        </w:rPr>
        <w:t>Probabilistic Risk Analytics:</w:t>
      </w:r>
      <w:r w:rsidRPr="00B52197">
        <w:rPr>
          <w:rFonts w:ascii="Times New Roman" w:hAnsi="Times New Roman" w:cs="Times New Roman"/>
          <w:szCs w:val="24"/>
        </w:rPr>
        <w:t xml:space="preserve"> A key quantitative objective is the ability of the system to "estimate risk" for each identified attack pattern match. This goes beyond mere identification of vulnerabilities to provide a measurable assessment of potential impact. The risk estimation must consider "attack rates per year, outcome probabilities of attack, and costs to company". By integrating these quantitative factors, the system can provide valuable insights into the financial and operational consequences of cyberattacks, enabling organizations to prioritize mitigation strategies based on tangible risk exposure.</w:t>
      </w:r>
    </w:p>
    <w:p w14:paraId="2EAC2B3D" w14:textId="77777777" w:rsidR="00FA03BD" w:rsidRPr="00B52197" w:rsidRDefault="00FA03BD" w:rsidP="00004D6E">
      <w:pPr>
        <w:ind w:left="284" w:hanging="284"/>
        <w:rPr>
          <w:rFonts w:ascii="Times New Roman" w:hAnsi="Times New Roman" w:cs="Times New Roman"/>
          <w:szCs w:val="24"/>
        </w:rPr>
      </w:pPr>
    </w:p>
    <w:p w14:paraId="61A528BE" w14:textId="7BE8C9B7" w:rsidR="00B52197" w:rsidRPr="00FA03BD" w:rsidRDefault="00B52197" w:rsidP="00FA03BD">
      <w:pPr>
        <w:pStyle w:val="ListParagraph"/>
        <w:numPr>
          <w:ilvl w:val="0"/>
          <w:numId w:val="16"/>
        </w:numPr>
        <w:ind w:left="284" w:hanging="284"/>
        <w:rPr>
          <w:rFonts w:ascii="Times New Roman" w:hAnsi="Times New Roman" w:cs="Times New Roman"/>
          <w:szCs w:val="24"/>
        </w:rPr>
      </w:pPr>
      <w:r w:rsidRPr="00FA03BD">
        <w:rPr>
          <w:rFonts w:ascii="Times New Roman" w:hAnsi="Times New Roman" w:cs="Times New Roman"/>
          <w:b/>
          <w:bCs/>
          <w:szCs w:val="24"/>
        </w:rPr>
        <w:t>MITRE ATT&amp;CK Integration:</w:t>
      </w:r>
      <w:r w:rsidRPr="00FA03BD">
        <w:rPr>
          <w:rFonts w:ascii="Times New Roman" w:hAnsi="Times New Roman" w:cs="Times New Roman"/>
          <w:szCs w:val="24"/>
        </w:rPr>
        <w:t xml:space="preserve"> As highlighted in our previous discussion, the MITRE ATT&amp;CK framework plays a central and indispensable role in grounding the risk rules in observed reality. This objective explicitly states that "Risk rules must be grounded in real-world attack techniques (e.g., MITRE ATT&amp;CK)". This ensures that the simulated attack patterns are not abstract or hypothetical but reflect the actual methods used by adversaries in the wild. By aligning the defined rules with ATT&amp;CK techniques and tactics, the model gains significant practical relevance and credibility. This direct linkage allows for the specification of realistic vulnerability patterns (pre-conditions) and their corresponding effects (post-conditions), making the model directly applicable to contemporary threat intelligence.</w:t>
      </w:r>
    </w:p>
    <w:p w14:paraId="31008486" w14:textId="77777777" w:rsidR="00FA03BD" w:rsidRPr="00FA03BD" w:rsidRDefault="00FA03BD" w:rsidP="00FA03BD">
      <w:pPr>
        <w:pStyle w:val="ListParagraph"/>
        <w:rPr>
          <w:rFonts w:ascii="Times New Roman" w:hAnsi="Times New Roman" w:cs="Times New Roman"/>
          <w:szCs w:val="24"/>
        </w:rPr>
      </w:pPr>
    </w:p>
    <w:p w14:paraId="1818F70A" w14:textId="0C7FD42D" w:rsidR="00B52197" w:rsidRDefault="00B52197" w:rsidP="00FA03BD">
      <w:pPr>
        <w:ind w:left="284" w:hanging="284"/>
        <w:rPr>
          <w:rFonts w:ascii="Times New Roman" w:hAnsi="Times New Roman" w:cs="Times New Roman"/>
          <w:szCs w:val="24"/>
        </w:rPr>
      </w:pPr>
      <w:r w:rsidRPr="00B52197">
        <w:rPr>
          <w:rFonts w:ascii="Times New Roman" w:hAnsi="Times New Roman" w:cs="Times New Roman"/>
          <w:szCs w:val="24"/>
        </w:rPr>
        <w:t>7.</w:t>
      </w:r>
      <w:r w:rsidR="00FA03BD">
        <w:rPr>
          <w:rFonts w:ascii="Times New Roman" w:hAnsi="Times New Roman" w:cs="Times New Roman"/>
          <w:szCs w:val="24"/>
        </w:rPr>
        <w:t xml:space="preserve"> </w:t>
      </w:r>
      <w:r w:rsidRPr="00B52197">
        <w:rPr>
          <w:rFonts w:ascii="Times New Roman" w:hAnsi="Times New Roman" w:cs="Times New Roman"/>
          <w:b/>
          <w:bCs/>
          <w:szCs w:val="24"/>
        </w:rPr>
        <w:t>Model Consistency Checking:</w:t>
      </w:r>
      <w:r w:rsidRPr="00B52197">
        <w:rPr>
          <w:rFonts w:ascii="Times New Roman" w:hAnsi="Times New Roman" w:cs="Times New Roman"/>
          <w:szCs w:val="24"/>
        </w:rPr>
        <w:t xml:space="preserve"> To ensure the integrity and reliability of the </w:t>
      </w:r>
      <w:proofErr w:type="spellStart"/>
      <w:r w:rsidRPr="00B52197">
        <w:rPr>
          <w:rFonts w:ascii="Times New Roman" w:hAnsi="Times New Roman" w:cs="Times New Roman"/>
          <w:szCs w:val="24"/>
        </w:rPr>
        <w:t>modeling</w:t>
      </w:r>
      <w:proofErr w:type="spellEnd"/>
      <w:r w:rsidRPr="00B52197">
        <w:rPr>
          <w:rFonts w:ascii="Times New Roman" w:hAnsi="Times New Roman" w:cs="Times New Roman"/>
          <w:szCs w:val="24"/>
        </w:rPr>
        <w:t xml:space="preserve"> process, it is essential that "The system must validate that the graph and rules are consistent and compatible for matching". </w:t>
      </w:r>
      <w:r w:rsidR="00FA03BD" w:rsidRPr="00B52197">
        <w:rPr>
          <w:rFonts w:ascii="Times New Roman" w:hAnsi="Times New Roman" w:cs="Times New Roman"/>
          <w:szCs w:val="24"/>
        </w:rPr>
        <w:t>These objective addresses</w:t>
      </w:r>
      <w:r w:rsidRPr="00B52197">
        <w:rPr>
          <w:rFonts w:ascii="Times New Roman" w:hAnsi="Times New Roman" w:cs="Times New Roman"/>
          <w:szCs w:val="24"/>
        </w:rPr>
        <w:t xml:space="preserve"> potential errors or </w:t>
      </w:r>
      <w:r w:rsidRPr="00B52197">
        <w:rPr>
          <w:rFonts w:ascii="Times New Roman" w:hAnsi="Times New Roman" w:cs="Times New Roman"/>
          <w:szCs w:val="24"/>
        </w:rPr>
        <w:lastRenderedPageBreak/>
        <w:t xml:space="preserve">inconsistencies in the definition of the IT infrastructure graph or the attack rules. For instance, it would check if a rule </w:t>
      </w:r>
      <w:proofErr w:type="gramStart"/>
      <w:r w:rsidRPr="00B52197">
        <w:rPr>
          <w:rFonts w:ascii="Times New Roman" w:hAnsi="Times New Roman" w:cs="Times New Roman"/>
          <w:szCs w:val="24"/>
        </w:rPr>
        <w:t>attempts</w:t>
      </w:r>
      <w:proofErr w:type="gramEnd"/>
      <w:r w:rsidRPr="00B52197">
        <w:rPr>
          <w:rFonts w:ascii="Times New Roman" w:hAnsi="Times New Roman" w:cs="Times New Roman"/>
          <w:szCs w:val="24"/>
        </w:rPr>
        <w:t xml:space="preserve"> to modify an attribute that doesn't exist on a particular node type, or if a pattern attempts to match a node type not defined in the system. Consistency checks prevent logical flaws that could lead to inaccurate simulations or system crashes, thereby ensuring the trustworthiness of the risk assessment results.</w:t>
      </w:r>
    </w:p>
    <w:p w14:paraId="23FDA93C" w14:textId="77777777" w:rsidR="00FA03BD" w:rsidRPr="00B52197" w:rsidRDefault="00FA03BD" w:rsidP="00FA03BD">
      <w:pPr>
        <w:ind w:left="284" w:hanging="284"/>
        <w:rPr>
          <w:rFonts w:ascii="Times New Roman" w:hAnsi="Times New Roman" w:cs="Times New Roman"/>
          <w:szCs w:val="24"/>
        </w:rPr>
      </w:pPr>
    </w:p>
    <w:p w14:paraId="2E3C1449" w14:textId="6FB2FDDB" w:rsidR="00B52197" w:rsidRDefault="00B52197" w:rsidP="00B52197">
      <w:pPr>
        <w:rPr>
          <w:rFonts w:ascii="Times New Roman" w:hAnsi="Times New Roman" w:cs="Times New Roman"/>
          <w:szCs w:val="24"/>
        </w:rPr>
      </w:pPr>
      <w:r w:rsidRPr="00B52197">
        <w:rPr>
          <w:rFonts w:ascii="Times New Roman" w:hAnsi="Times New Roman" w:cs="Times New Roman"/>
          <w:szCs w:val="24"/>
        </w:rPr>
        <w:t xml:space="preserve">Desirable Objectives: Enhancing </w:t>
      </w:r>
      <w:r w:rsidR="0017368F">
        <w:rPr>
          <w:rFonts w:ascii="Times New Roman" w:hAnsi="Times New Roman" w:cs="Times New Roman"/>
          <w:szCs w:val="24"/>
        </w:rPr>
        <w:t>u</w:t>
      </w:r>
      <w:r w:rsidRPr="00B52197">
        <w:rPr>
          <w:rFonts w:ascii="Times New Roman" w:hAnsi="Times New Roman" w:cs="Times New Roman"/>
          <w:szCs w:val="24"/>
        </w:rPr>
        <w:t xml:space="preserve">sability and </w:t>
      </w:r>
      <w:r w:rsidR="0017368F">
        <w:rPr>
          <w:rFonts w:ascii="Times New Roman" w:hAnsi="Times New Roman" w:cs="Times New Roman"/>
          <w:szCs w:val="24"/>
        </w:rPr>
        <w:t>a</w:t>
      </w:r>
      <w:r w:rsidRPr="00B52197">
        <w:rPr>
          <w:rFonts w:ascii="Times New Roman" w:hAnsi="Times New Roman" w:cs="Times New Roman"/>
          <w:szCs w:val="24"/>
        </w:rPr>
        <w:t xml:space="preserve">nalytical </w:t>
      </w:r>
      <w:r w:rsidR="0017368F">
        <w:rPr>
          <w:rFonts w:ascii="Times New Roman" w:hAnsi="Times New Roman" w:cs="Times New Roman"/>
          <w:szCs w:val="24"/>
        </w:rPr>
        <w:t>d</w:t>
      </w:r>
      <w:r w:rsidRPr="00B52197">
        <w:rPr>
          <w:rFonts w:ascii="Times New Roman" w:hAnsi="Times New Roman" w:cs="Times New Roman"/>
          <w:szCs w:val="24"/>
        </w:rPr>
        <w:t>epth</w:t>
      </w:r>
      <w:r w:rsidR="00F73C52">
        <w:rPr>
          <w:rFonts w:ascii="Times New Roman" w:hAnsi="Times New Roman" w:cs="Times New Roman"/>
          <w:szCs w:val="24"/>
        </w:rPr>
        <w:t xml:space="preserve"> </w:t>
      </w:r>
      <w:r w:rsidR="0017368F">
        <w:rPr>
          <w:rFonts w:ascii="Times New Roman" w:hAnsi="Times New Roman" w:cs="Times New Roman"/>
          <w:szCs w:val="24"/>
        </w:rPr>
        <w:t>b</w:t>
      </w:r>
      <w:r w:rsidRPr="00B52197">
        <w:rPr>
          <w:rFonts w:ascii="Times New Roman" w:hAnsi="Times New Roman" w:cs="Times New Roman"/>
          <w:szCs w:val="24"/>
        </w:rPr>
        <w:t>eyond the essential functionalities, several desirable objectives aim to enhance the system's usability, analytical capabilities, and integration with other powerful tools</w:t>
      </w:r>
      <w:r w:rsidR="00F73C52">
        <w:rPr>
          <w:rFonts w:ascii="Times New Roman" w:hAnsi="Times New Roman" w:cs="Times New Roman"/>
          <w:szCs w:val="24"/>
        </w:rPr>
        <w:t xml:space="preserve"> :</w:t>
      </w:r>
    </w:p>
    <w:p w14:paraId="2B8F6760" w14:textId="77777777" w:rsidR="00F73C52" w:rsidRPr="00B52197" w:rsidRDefault="00F73C52" w:rsidP="00B52197">
      <w:pPr>
        <w:rPr>
          <w:rFonts w:ascii="Times New Roman" w:hAnsi="Times New Roman" w:cs="Times New Roman"/>
          <w:szCs w:val="24"/>
        </w:rPr>
      </w:pPr>
    </w:p>
    <w:p w14:paraId="51E2F628" w14:textId="77777777" w:rsidR="00B52197" w:rsidRDefault="00B52197" w:rsidP="00F73C52">
      <w:pPr>
        <w:ind w:left="284" w:hanging="284"/>
        <w:rPr>
          <w:rFonts w:ascii="Times New Roman" w:hAnsi="Times New Roman" w:cs="Times New Roman"/>
          <w:szCs w:val="24"/>
        </w:rPr>
      </w:pPr>
      <w:r w:rsidRPr="00B52197">
        <w:rPr>
          <w:rFonts w:ascii="Times New Roman" w:hAnsi="Times New Roman" w:cs="Times New Roman"/>
          <w:b/>
          <w:bCs/>
          <w:szCs w:val="24"/>
        </w:rPr>
        <w:t>1.</w:t>
      </w:r>
      <w:r w:rsidRPr="00B52197">
        <w:rPr>
          <w:rFonts w:ascii="Times New Roman" w:hAnsi="Times New Roman" w:cs="Times New Roman"/>
          <w:szCs w:val="24"/>
        </w:rPr>
        <w:t xml:space="preserve"> </w:t>
      </w:r>
      <w:r w:rsidRPr="00B52197">
        <w:rPr>
          <w:rFonts w:ascii="Times New Roman" w:hAnsi="Times New Roman" w:cs="Times New Roman"/>
          <w:b/>
          <w:bCs/>
          <w:szCs w:val="24"/>
        </w:rPr>
        <w:t>Graph Visualization:</w:t>
      </w:r>
      <w:r w:rsidRPr="00B52197">
        <w:rPr>
          <w:rFonts w:ascii="Times New Roman" w:hAnsi="Times New Roman" w:cs="Times New Roman"/>
          <w:szCs w:val="24"/>
        </w:rPr>
        <w:t xml:space="preserve"> Understanding complex IT infrastructures and attack paths can be significantly aided by visual aids. This objective proposes "Visual representation of the business graph and attack surface," potentially utilizing tools like GROOVE's visualization features or external diagramming tools like "</w:t>
      </w:r>
      <w:proofErr w:type="spellStart"/>
      <w:r w:rsidRPr="00B52197">
        <w:rPr>
          <w:rFonts w:ascii="Times New Roman" w:hAnsi="Times New Roman" w:cs="Times New Roman"/>
          <w:szCs w:val="24"/>
        </w:rPr>
        <w:t>PlantUML</w:t>
      </w:r>
      <w:proofErr w:type="spellEnd"/>
      <w:r w:rsidRPr="00B52197">
        <w:rPr>
          <w:rFonts w:ascii="Times New Roman" w:hAnsi="Times New Roman" w:cs="Times New Roman"/>
          <w:szCs w:val="24"/>
        </w:rPr>
        <w:t xml:space="preserve">". Such visualizations can greatly assist users in comprehending the structure of their IT environment, identifying critical assets, and visually tracing potential attack propagation paths, making the outputs of the </w:t>
      </w:r>
      <w:proofErr w:type="spellStart"/>
      <w:r w:rsidRPr="00B52197">
        <w:rPr>
          <w:rFonts w:ascii="Times New Roman" w:hAnsi="Times New Roman" w:cs="Times New Roman"/>
          <w:szCs w:val="24"/>
        </w:rPr>
        <w:t>modeling</w:t>
      </w:r>
      <w:proofErr w:type="spellEnd"/>
      <w:r w:rsidRPr="00B52197">
        <w:rPr>
          <w:rFonts w:ascii="Times New Roman" w:hAnsi="Times New Roman" w:cs="Times New Roman"/>
          <w:szCs w:val="24"/>
        </w:rPr>
        <w:t xml:space="preserve"> process more intuitive and actionable.</w:t>
      </w:r>
    </w:p>
    <w:p w14:paraId="09CE542A" w14:textId="77777777" w:rsidR="00F73C52" w:rsidRPr="00B52197" w:rsidRDefault="00F73C52" w:rsidP="00F73C52">
      <w:pPr>
        <w:ind w:left="284" w:hanging="284"/>
        <w:rPr>
          <w:rFonts w:ascii="Times New Roman" w:hAnsi="Times New Roman" w:cs="Times New Roman"/>
          <w:szCs w:val="24"/>
        </w:rPr>
      </w:pPr>
    </w:p>
    <w:p w14:paraId="0B0A3ADF" w14:textId="1DBBFD73" w:rsidR="00B52197" w:rsidRPr="002431F1" w:rsidRDefault="002431F1" w:rsidP="002431F1">
      <w:pPr>
        <w:ind w:left="284" w:hanging="284"/>
        <w:rPr>
          <w:rFonts w:ascii="Times New Roman" w:hAnsi="Times New Roman" w:cs="Times New Roman"/>
          <w:szCs w:val="24"/>
        </w:rPr>
      </w:pPr>
      <w:r>
        <w:rPr>
          <w:rFonts w:ascii="Times New Roman" w:hAnsi="Times New Roman" w:cs="Times New Roman"/>
          <w:b/>
          <w:bCs/>
          <w:szCs w:val="24"/>
        </w:rPr>
        <w:t xml:space="preserve">2. </w:t>
      </w:r>
      <w:r w:rsidR="00B52197" w:rsidRPr="002431F1">
        <w:rPr>
          <w:rFonts w:ascii="Times New Roman" w:hAnsi="Times New Roman" w:cs="Times New Roman"/>
          <w:b/>
          <w:bCs/>
          <w:szCs w:val="24"/>
        </w:rPr>
        <w:t>Modular Rule Organization:</w:t>
      </w:r>
      <w:r w:rsidR="00B52197" w:rsidRPr="002431F1">
        <w:rPr>
          <w:rFonts w:ascii="Times New Roman" w:hAnsi="Times New Roman" w:cs="Times New Roman"/>
          <w:szCs w:val="24"/>
        </w:rPr>
        <w:t xml:space="preserve"> As the number and complexity of attack rules grow, their management becomes a critical concern. This objective suggests that "Rules should be organized by tactics/techniques or attack phases for easier management and extensibility". This modular approach, often inspired by frameworks like MITRE ATT&amp;CK's categorization of tactics (e.g., Initial Access, Execution, Persistence) and techniques, allows for a more structured and scalable definition of risk rules. It </w:t>
      </w:r>
      <w:r w:rsidR="00B52197" w:rsidRPr="002431F1">
        <w:rPr>
          <w:rFonts w:ascii="Times New Roman" w:hAnsi="Times New Roman" w:cs="Times New Roman"/>
          <w:szCs w:val="24"/>
        </w:rPr>
        <w:t>simplifies the process of adding new rules, modifying existing ones, or focusing on specific phases of an attack chain.</w:t>
      </w:r>
    </w:p>
    <w:p w14:paraId="12A8E6CD" w14:textId="77777777" w:rsidR="00465E01" w:rsidRPr="00465E01" w:rsidRDefault="00465E01" w:rsidP="00465E01">
      <w:pPr>
        <w:pStyle w:val="ListParagraph"/>
        <w:rPr>
          <w:rFonts w:ascii="Times New Roman" w:hAnsi="Times New Roman" w:cs="Times New Roman"/>
          <w:szCs w:val="24"/>
        </w:rPr>
      </w:pPr>
    </w:p>
    <w:p w14:paraId="2281246D" w14:textId="1CBC6EF5" w:rsidR="00B52197" w:rsidRPr="00E158F8" w:rsidRDefault="00B52197" w:rsidP="004D68A7">
      <w:pPr>
        <w:pStyle w:val="ListParagraph"/>
        <w:numPr>
          <w:ilvl w:val="0"/>
          <w:numId w:val="18"/>
        </w:numPr>
        <w:ind w:left="284" w:hanging="284"/>
        <w:rPr>
          <w:rFonts w:ascii="Times New Roman" w:hAnsi="Times New Roman" w:cs="Times New Roman"/>
          <w:szCs w:val="24"/>
        </w:rPr>
      </w:pPr>
      <w:r w:rsidRPr="00E158F8">
        <w:rPr>
          <w:rFonts w:ascii="Times New Roman" w:hAnsi="Times New Roman" w:cs="Times New Roman"/>
          <w:b/>
          <w:bCs/>
          <w:szCs w:val="24"/>
        </w:rPr>
        <w:t>Export/Derive to Model Checker and CTMDP Integration:</w:t>
      </w:r>
      <w:r w:rsidRPr="00E158F8">
        <w:rPr>
          <w:rFonts w:ascii="Times New Roman" w:hAnsi="Times New Roman" w:cs="Times New Roman"/>
          <w:szCs w:val="24"/>
        </w:rPr>
        <w:t xml:space="preserve"> To leverage advanced formal analysis techniques, it is desirable to have the "Ability to export/derive the system model to tools like PRISM or STORM for formal CTMDP analysis". This objective, closely tied to the foundational understanding of CTMDPs, allows for "advanced risk propagation analysis". By integrating with these specialized model checking tools, the system can perform rigorous quantitative analysis of the probabilistic </w:t>
      </w:r>
      <w:proofErr w:type="spellStart"/>
      <w:r w:rsidRPr="00E158F8">
        <w:rPr>
          <w:rFonts w:ascii="Times New Roman" w:hAnsi="Times New Roman" w:cs="Times New Roman"/>
          <w:szCs w:val="24"/>
        </w:rPr>
        <w:t>behavior</w:t>
      </w:r>
      <w:proofErr w:type="spellEnd"/>
      <w:r w:rsidRPr="00E158F8">
        <w:rPr>
          <w:rFonts w:ascii="Times New Roman" w:hAnsi="Times New Roman" w:cs="Times New Roman"/>
          <w:szCs w:val="24"/>
        </w:rPr>
        <w:t xml:space="preserve"> of attack propagation over continuous time, providing more sophisticated insights into long-term risk trends and mitigation effectiveness.</w:t>
      </w:r>
    </w:p>
    <w:p w14:paraId="7FEC0659" w14:textId="77777777" w:rsidR="00E158F8" w:rsidRPr="00E158F8" w:rsidRDefault="00E158F8" w:rsidP="00E158F8">
      <w:pPr>
        <w:pStyle w:val="ListParagraph"/>
        <w:rPr>
          <w:rFonts w:ascii="Times New Roman" w:hAnsi="Times New Roman" w:cs="Times New Roman"/>
          <w:szCs w:val="24"/>
        </w:rPr>
      </w:pPr>
    </w:p>
    <w:p w14:paraId="120A4FA0" w14:textId="4572911B" w:rsidR="00B52197" w:rsidRDefault="00B52197" w:rsidP="00B52197">
      <w:pPr>
        <w:rPr>
          <w:rFonts w:ascii="Times New Roman" w:hAnsi="Times New Roman" w:cs="Times New Roman"/>
          <w:szCs w:val="24"/>
        </w:rPr>
      </w:pPr>
      <w:r w:rsidRPr="00B52197">
        <w:rPr>
          <w:rFonts w:ascii="Times New Roman" w:hAnsi="Times New Roman" w:cs="Times New Roman"/>
          <w:szCs w:val="24"/>
        </w:rPr>
        <w:t xml:space="preserve">Optional Objectives: Future </w:t>
      </w:r>
      <w:r w:rsidR="0017368F">
        <w:rPr>
          <w:rFonts w:ascii="Times New Roman" w:hAnsi="Times New Roman" w:cs="Times New Roman"/>
          <w:szCs w:val="24"/>
        </w:rPr>
        <w:t>e</w:t>
      </w:r>
      <w:r w:rsidRPr="00B52197">
        <w:rPr>
          <w:rFonts w:ascii="Times New Roman" w:hAnsi="Times New Roman" w:cs="Times New Roman"/>
          <w:szCs w:val="24"/>
        </w:rPr>
        <w:t xml:space="preserve">nhancements and </w:t>
      </w:r>
      <w:r w:rsidR="0017368F">
        <w:rPr>
          <w:rFonts w:ascii="Times New Roman" w:hAnsi="Times New Roman" w:cs="Times New Roman"/>
          <w:szCs w:val="24"/>
        </w:rPr>
        <w:t>i</w:t>
      </w:r>
      <w:r w:rsidRPr="00B52197">
        <w:rPr>
          <w:rFonts w:ascii="Times New Roman" w:hAnsi="Times New Roman" w:cs="Times New Roman"/>
          <w:szCs w:val="24"/>
        </w:rPr>
        <w:t xml:space="preserve">nnovative </w:t>
      </w:r>
      <w:r w:rsidR="0017368F">
        <w:rPr>
          <w:rFonts w:ascii="Times New Roman" w:hAnsi="Times New Roman" w:cs="Times New Roman"/>
          <w:szCs w:val="24"/>
        </w:rPr>
        <w:t>f</w:t>
      </w:r>
      <w:r w:rsidRPr="00B52197">
        <w:rPr>
          <w:rFonts w:ascii="Times New Roman" w:hAnsi="Times New Roman" w:cs="Times New Roman"/>
          <w:szCs w:val="24"/>
        </w:rPr>
        <w:t>eatures</w:t>
      </w:r>
      <w:r w:rsidR="0017368F">
        <w:rPr>
          <w:rFonts w:ascii="Times New Roman" w:hAnsi="Times New Roman" w:cs="Times New Roman"/>
          <w:szCs w:val="24"/>
        </w:rPr>
        <w:t xml:space="preserve"> </w:t>
      </w:r>
      <w:r w:rsidRPr="00B52197">
        <w:rPr>
          <w:rFonts w:ascii="Times New Roman" w:hAnsi="Times New Roman" w:cs="Times New Roman"/>
          <w:szCs w:val="24"/>
        </w:rPr>
        <w:t>represent potential future enhancements that, while not strictly necessary for the core system, could significantly augment its capabilities and user experience.</w:t>
      </w:r>
    </w:p>
    <w:p w14:paraId="4B89D167" w14:textId="77777777" w:rsidR="0017368F" w:rsidRPr="00B52197" w:rsidRDefault="0017368F" w:rsidP="00B52197">
      <w:pPr>
        <w:rPr>
          <w:rFonts w:ascii="Times New Roman" w:hAnsi="Times New Roman" w:cs="Times New Roman"/>
          <w:szCs w:val="24"/>
        </w:rPr>
      </w:pPr>
    </w:p>
    <w:p w14:paraId="3E73C7D8" w14:textId="77777777" w:rsidR="00E1785E" w:rsidRDefault="00B52197" w:rsidP="00625723">
      <w:pPr>
        <w:ind w:left="284" w:hanging="284"/>
        <w:rPr>
          <w:rFonts w:ascii="Times New Roman" w:hAnsi="Times New Roman" w:cs="Times New Roman"/>
          <w:szCs w:val="24"/>
        </w:rPr>
      </w:pPr>
      <w:r w:rsidRPr="00B52197">
        <w:rPr>
          <w:rFonts w:ascii="Times New Roman" w:hAnsi="Times New Roman" w:cs="Times New Roman"/>
          <w:szCs w:val="24"/>
        </w:rPr>
        <w:t xml:space="preserve">1. </w:t>
      </w:r>
      <w:r w:rsidRPr="00B52197">
        <w:rPr>
          <w:rFonts w:ascii="Times New Roman" w:hAnsi="Times New Roman" w:cs="Times New Roman"/>
          <w:b/>
          <w:bCs/>
          <w:szCs w:val="24"/>
        </w:rPr>
        <w:t>Use of NLP or LLMs for Suggesting Recovery or Precautions:</w:t>
      </w:r>
      <w:r w:rsidRPr="00B52197">
        <w:rPr>
          <w:rFonts w:ascii="Times New Roman" w:hAnsi="Times New Roman" w:cs="Times New Roman"/>
          <w:szCs w:val="24"/>
        </w:rPr>
        <w:t xml:space="preserve"> This forward-looking objective proposes leveraging natural language pr</w:t>
      </w:r>
    </w:p>
    <w:p w14:paraId="309D6566" w14:textId="055C3BEE" w:rsidR="00B52197" w:rsidRDefault="00B52197" w:rsidP="00625723">
      <w:pPr>
        <w:ind w:left="284" w:hanging="284"/>
        <w:rPr>
          <w:rFonts w:ascii="Times New Roman" w:hAnsi="Times New Roman" w:cs="Times New Roman"/>
          <w:szCs w:val="24"/>
        </w:rPr>
      </w:pPr>
      <w:proofErr w:type="spellStart"/>
      <w:r w:rsidRPr="00B52197">
        <w:rPr>
          <w:rFonts w:ascii="Times New Roman" w:hAnsi="Times New Roman" w:cs="Times New Roman"/>
          <w:szCs w:val="24"/>
        </w:rPr>
        <w:t>ocessing</w:t>
      </w:r>
      <w:proofErr w:type="spellEnd"/>
      <w:r w:rsidRPr="00B52197">
        <w:rPr>
          <w:rFonts w:ascii="Times New Roman" w:hAnsi="Times New Roman" w:cs="Times New Roman"/>
          <w:szCs w:val="24"/>
        </w:rPr>
        <w:t xml:space="preserve"> (NLP) or large language models (LLMs). The idea is that "After analysing attack patterns its outcomes LLMs can be used to generate some suggestions for recovery and necessary precautions". This could transform the system from a pure analytical tool into a more prescriptive one, offering actionable intelligence and potentially automating the generation of mitigation advice based on identified risks and simulated attack outcomes.</w:t>
      </w:r>
    </w:p>
    <w:p w14:paraId="19B6A084" w14:textId="77777777" w:rsidR="00E1785E" w:rsidRPr="00B52197" w:rsidRDefault="00E1785E" w:rsidP="00625723">
      <w:pPr>
        <w:ind w:left="284" w:hanging="284"/>
        <w:rPr>
          <w:rFonts w:ascii="Times New Roman" w:hAnsi="Times New Roman" w:cs="Times New Roman"/>
          <w:szCs w:val="24"/>
        </w:rPr>
      </w:pPr>
    </w:p>
    <w:p w14:paraId="2147BD58" w14:textId="77777777" w:rsidR="00B52197" w:rsidRDefault="00B52197" w:rsidP="00E1785E">
      <w:pPr>
        <w:ind w:left="284" w:hanging="284"/>
        <w:rPr>
          <w:rFonts w:ascii="Times New Roman" w:hAnsi="Times New Roman" w:cs="Times New Roman"/>
          <w:szCs w:val="24"/>
        </w:rPr>
      </w:pPr>
      <w:r w:rsidRPr="00B52197">
        <w:rPr>
          <w:rFonts w:ascii="Times New Roman" w:hAnsi="Times New Roman" w:cs="Times New Roman"/>
          <w:szCs w:val="24"/>
        </w:rPr>
        <w:t xml:space="preserve">2. </w:t>
      </w:r>
      <w:r w:rsidRPr="00B52197">
        <w:rPr>
          <w:rFonts w:ascii="Times New Roman" w:hAnsi="Times New Roman" w:cs="Times New Roman"/>
          <w:b/>
          <w:bCs/>
          <w:szCs w:val="24"/>
        </w:rPr>
        <w:t>Interactive Dashboard:</w:t>
      </w:r>
      <w:r w:rsidRPr="00B52197">
        <w:rPr>
          <w:rFonts w:ascii="Times New Roman" w:hAnsi="Times New Roman" w:cs="Times New Roman"/>
          <w:szCs w:val="24"/>
        </w:rPr>
        <w:t xml:space="preserve"> An "Interactive Dashboard" with a graphical user </w:t>
      </w:r>
      <w:r w:rsidRPr="00B52197">
        <w:rPr>
          <w:rFonts w:ascii="Times New Roman" w:hAnsi="Times New Roman" w:cs="Times New Roman"/>
          <w:szCs w:val="24"/>
        </w:rPr>
        <w:lastRenderedPageBreak/>
        <w:t>interface (GUI) is suggested to provide a more engaging and user-friendly experience. Such a dashboard "could provide an interactive exploration of the business graph and risk analytics". This would allow users to dynamically explore the IT infrastructure, visualize attack paths, and interact with the risk assessment results, making the complex data more accessible and understandable for a broader audience.</w:t>
      </w:r>
    </w:p>
    <w:p w14:paraId="69B3FB5B" w14:textId="77777777" w:rsidR="003A50A9" w:rsidRPr="00B52197" w:rsidRDefault="003A50A9" w:rsidP="00E1785E">
      <w:pPr>
        <w:ind w:left="284" w:hanging="284"/>
        <w:rPr>
          <w:rFonts w:ascii="Times New Roman" w:hAnsi="Times New Roman" w:cs="Times New Roman"/>
          <w:szCs w:val="24"/>
        </w:rPr>
      </w:pPr>
    </w:p>
    <w:p w14:paraId="583790CA" w14:textId="77777777" w:rsidR="00B52197" w:rsidRDefault="00B52197" w:rsidP="002D7D1E">
      <w:pPr>
        <w:ind w:left="284" w:hanging="284"/>
        <w:rPr>
          <w:rFonts w:ascii="Times New Roman" w:hAnsi="Times New Roman" w:cs="Times New Roman"/>
          <w:szCs w:val="24"/>
        </w:rPr>
      </w:pPr>
      <w:r w:rsidRPr="00B52197">
        <w:rPr>
          <w:rFonts w:ascii="Times New Roman" w:hAnsi="Times New Roman" w:cs="Times New Roman"/>
          <w:szCs w:val="24"/>
        </w:rPr>
        <w:t xml:space="preserve">3. </w:t>
      </w:r>
      <w:r w:rsidRPr="00B52197">
        <w:rPr>
          <w:rFonts w:ascii="Times New Roman" w:hAnsi="Times New Roman" w:cs="Times New Roman"/>
          <w:b/>
          <w:bCs/>
          <w:szCs w:val="24"/>
        </w:rPr>
        <w:t>OCL-like Constraints:</w:t>
      </w:r>
      <w:r w:rsidRPr="00B52197">
        <w:rPr>
          <w:rFonts w:ascii="Times New Roman" w:hAnsi="Times New Roman" w:cs="Times New Roman"/>
          <w:szCs w:val="24"/>
        </w:rPr>
        <w:t xml:space="preserve"> This objective suggests "Support for expressing and enforcing OCL-like constraints on pattern matching". Object Constraint Language (OCL) is a formal language used to express constraints on models. Integrating such capabilities would allow for even more granular and precise control over the conditions under which attack rules can be applied, enabling the definition of highly specific and complex vulnerability patterns.</w:t>
      </w:r>
    </w:p>
    <w:p w14:paraId="2EC91595" w14:textId="77777777" w:rsidR="002D7D1E" w:rsidRPr="00B52197" w:rsidRDefault="002D7D1E" w:rsidP="002D7D1E">
      <w:pPr>
        <w:ind w:left="284" w:hanging="284"/>
        <w:rPr>
          <w:rFonts w:ascii="Times New Roman" w:hAnsi="Times New Roman" w:cs="Times New Roman"/>
          <w:szCs w:val="24"/>
        </w:rPr>
      </w:pPr>
    </w:p>
    <w:p w14:paraId="66BA7B95" w14:textId="77777777" w:rsidR="00B52197" w:rsidRPr="00B52197" w:rsidRDefault="00B52197" w:rsidP="002D7D1E">
      <w:pPr>
        <w:rPr>
          <w:rFonts w:ascii="Times New Roman" w:hAnsi="Times New Roman" w:cs="Times New Roman"/>
          <w:szCs w:val="24"/>
        </w:rPr>
      </w:pPr>
      <w:r w:rsidRPr="00B52197">
        <w:rPr>
          <w:rFonts w:ascii="Times New Roman" w:hAnsi="Times New Roman" w:cs="Times New Roman"/>
          <w:szCs w:val="24"/>
        </w:rPr>
        <w:t xml:space="preserve">In conclusion, these objectives collectively outline the ambitious scope of developing a probabilistic graph rewriting framework for cybersecurity risk </w:t>
      </w:r>
      <w:proofErr w:type="spellStart"/>
      <w:r w:rsidRPr="00B52197">
        <w:rPr>
          <w:rFonts w:ascii="Times New Roman" w:hAnsi="Times New Roman" w:cs="Times New Roman"/>
          <w:szCs w:val="24"/>
        </w:rPr>
        <w:t>modeling</w:t>
      </w:r>
      <w:proofErr w:type="spellEnd"/>
      <w:r w:rsidRPr="00B52197">
        <w:rPr>
          <w:rFonts w:ascii="Times New Roman" w:hAnsi="Times New Roman" w:cs="Times New Roman"/>
          <w:szCs w:val="24"/>
        </w:rPr>
        <w:t xml:space="preserve">. From the essential requirements of foundational knowledge and robust graph representation to desirable enhancements like visualization and formal model checker integration, and even optional future innovations with AI, this detailed roadmap ensures a comprehensive and impactful research </w:t>
      </w:r>
      <w:proofErr w:type="spellStart"/>
      <w:r w:rsidRPr="00B52197">
        <w:rPr>
          <w:rFonts w:ascii="Times New Roman" w:hAnsi="Times New Roman" w:cs="Times New Roman"/>
          <w:szCs w:val="24"/>
        </w:rPr>
        <w:t>endeavor</w:t>
      </w:r>
      <w:proofErr w:type="spellEnd"/>
      <w:r w:rsidRPr="00B52197">
        <w:rPr>
          <w:rFonts w:ascii="Times New Roman" w:hAnsi="Times New Roman" w:cs="Times New Roman"/>
          <w:szCs w:val="24"/>
        </w:rPr>
        <w:t xml:space="preserve"> aimed at enhancing our understanding and management of cyber risks.</w:t>
      </w:r>
    </w:p>
    <w:p w14:paraId="6235B2E4" w14:textId="77777777" w:rsidR="00997C95" w:rsidRPr="000A0CD5" w:rsidRDefault="00997C95" w:rsidP="00D54BDC">
      <w:pPr>
        <w:rPr>
          <w:rFonts w:ascii="Times New Roman" w:hAnsi="Times New Roman" w:cs="Times New Roman"/>
          <w:szCs w:val="24"/>
        </w:rPr>
      </w:pPr>
    </w:p>
    <w:p w14:paraId="06AD2D8B" w14:textId="4F922AF2" w:rsidR="00997C95" w:rsidRPr="000A0CD5" w:rsidRDefault="00997C95" w:rsidP="00997C95">
      <w:pPr>
        <w:pStyle w:val="ListParagraph"/>
        <w:numPr>
          <w:ilvl w:val="0"/>
          <w:numId w:val="16"/>
        </w:numPr>
        <w:ind w:left="284" w:hanging="283"/>
        <w:rPr>
          <w:rFonts w:ascii="Times New Roman" w:hAnsi="Times New Roman" w:cs="Times New Roman"/>
          <w:b/>
          <w:bCs/>
          <w:sz w:val="28"/>
          <w:szCs w:val="28"/>
        </w:rPr>
      </w:pPr>
      <w:r w:rsidRPr="000A0CD5">
        <w:rPr>
          <w:rFonts w:ascii="Times New Roman" w:hAnsi="Times New Roman" w:cs="Times New Roman"/>
          <w:b/>
          <w:bCs/>
          <w:sz w:val="28"/>
          <w:szCs w:val="28"/>
        </w:rPr>
        <w:t>Project Scope</w:t>
      </w:r>
    </w:p>
    <w:p w14:paraId="793F0C99" w14:textId="1664203C" w:rsidR="004D2A96" w:rsidRPr="000A0CD5" w:rsidRDefault="004D2A96" w:rsidP="005E6447">
      <w:pPr>
        <w:pStyle w:val="ListParagraph"/>
        <w:ind w:left="0"/>
        <w:rPr>
          <w:rFonts w:ascii="Times New Roman" w:hAnsi="Times New Roman" w:cs="Times New Roman"/>
          <w:szCs w:val="24"/>
        </w:rPr>
      </w:pPr>
      <w:r w:rsidRPr="000A0CD5">
        <w:rPr>
          <w:rFonts w:ascii="Times New Roman" w:hAnsi="Times New Roman" w:cs="Times New Roman"/>
          <w:szCs w:val="24"/>
        </w:rPr>
        <w:t xml:space="preserve">This report focuses specifically on the development and evaluation of a framework for cybersecurity risk </w:t>
      </w:r>
      <w:proofErr w:type="spellStart"/>
      <w:r w:rsidRPr="000A0CD5">
        <w:rPr>
          <w:rFonts w:ascii="Times New Roman" w:hAnsi="Times New Roman" w:cs="Times New Roman"/>
          <w:szCs w:val="24"/>
        </w:rPr>
        <w:t>modeling</w:t>
      </w:r>
      <w:proofErr w:type="spellEnd"/>
      <w:r w:rsidRPr="000A0CD5">
        <w:rPr>
          <w:rFonts w:ascii="Times New Roman" w:hAnsi="Times New Roman" w:cs="Times New Roman"/>
          <w:szCs w:val="24"/>
        </w:rPr>
        <w:t xml:space="preserve"> and analysis within </w:t>
      </w:r>
      <w:r w:rsidRPr="000A0CD5">
        <w:rPr>
          <w:rFonts w:ascii="Times New Roman" w:hAnsi="Times New Roman" w:cs="Times New Roman"/>
          <w:i/>
          <w:iCs/>
          <w:szCs w:val="24"/>
        </w:rPr>
        <w:t>business IT systems</w:t>
      </w:r>
      <w:r w:rsidRPr="000A0CD5">
        <w:rPr>
          <w:rFonts w:ascii="Times New Roman" w:hAnsi="Times New Roman" w:cs="Times New Roman"/>
          <w:szCs w:val="24"/>
        </w:rPr>
        <w:t xml:space="preserve">. The study defines the scope of IT infrastructures to include detailed representations of users, servers, devices, network connections, assigned access rights, and other relevant contextual </w:t>
      </w:r>
      <w:r w:rsidRPr="000A0CD5">
        <w:rPr>
          <w:rFonts w:ascii="Times New Roman" w:hAnsi="Times New Roman" w:cs="Times New Roman"/>
          <w:szCs w:val="24"/>
        </w:rPr>
        <w:t xml:space="preserve">attributes. The analysis will concentrate on formally specifying attack patterns as probabilistic graph rewriting rules and subsequently applying these rules to the </w:t>
      </w:r>
      <w:proofErr w:type="spellStart"/>
      <w:r w:rsidRPr="000A0CD5">
        <w:rPr>
          <w:rFonts w:ascii="Times New Roman" w:hAnsi="Times New Roman" w:cs="Times New Roman"/>
          <w:szCs w:val="24"/>
        </w:rPr>
        <w:t>modeled</w:t>
      </w:r>
      <w:proofErr w:type="spellEnd"/>
      <w:r w:rsidRPr="000A0CD5">
        <w:rPr>
          <w:rFonts w:ascii="Times New Roman" w:hAnsi="Times New Roman" w:cs="Times New Roman"/>
          <w:szCs w:val="24"/>
        </w:rPr>
        <w:t xml:space="preserve"> IT infrastructures. The depth of analysis encompasses automated vulnerability detection, quantitative risk estimation, and the simulation of multi-stage attack propagation to understand cascading consequences. While the framework is designed with extensibility in mind, the initial scope will prioritize the core components necessary to demonstrate the efficacy of probabilistic graph rewriting for cybersecurity risk assessment, with specific consideration given to the types of attack patterns informed by established threat intelligence frameworks like MITRE ATT&amp;CK</w:t>
      </w:r>
      <w:r w:rsidR="00382C16" w:rsidRPr="000A0CD5">
        <w:rPr>
          <w:rFonts w:ascii="Times New Roman" w:hAnsi="Times New Roman" w:cs="Times New Roman"/>
          <w:szCs w:val="24"/>
        </w:rPr>
        <w:t>.</w:t>
      </w:r>
    </w:p>
    <w:p w14:paraId="655E2AE9" w14:textId="77777777" w:rsidR="00804172" w:rsidRPr="000A0CD5" w:rsidRDefault="00804172" w:rsidP="00203965">
      <w:pPr>
        <w:rPr>
          <w:rFonts w:ascii="Times New Roman" w:hAnsi="Times New Roman" w:cs="Times New Roman"/>
          <w:b/>
          <w:bCs/>
          <w:sz w:val="32"/>
          <w:szCs w:val="48"/>
        </w:rPr>
      </w:pPr>
    </w:p>
    <w:p w14:paraId="0670FE7A" w14:textId="77777777" w:rsidR="00804172" w:rsidRPr="000A0CD5" w:rsidRDefault="00804172" w:rsidP="00203965">
      <w:pPr>
        <w:rPr>
          <w:rFonts w:ascii="Times New Roman" w:hAnsi="Times New Roman" w:cs="Times New Roman"/>
          <w:b/>
          <w:bCs/>
          <w:sz w:val="32"/>
          <w:szCs w:val="48"/>
        </w:rPr>
      </w:pPr>
    </w:p>
    <w:p w14:paraId="0DDD1EE7" w14:textId="77777777" w:rsidR="00804172" w:rsidRPr="000A0CD5" w:rsidRDefault="00804172" w:rsidP="00203965">
      <w:pPr>
        <w:rPr>
          <w:rFonts w:ascii="Times New Roman" w:hAnsi="Times New Roman" w:cs="Times New Roman"/>
          <w:b/>
          <w:bCs/>
          <w:sz w:val="32"/>
          <w:szCs w:val="48"/>
        </w:rPr>
      </w:pPr>
    </w:p>
    <w:p w14:paraId="042EF9B7" w14:textId="77777777" w:rsidR="00804172" w:rsidRPr="000A0CD5" w:rsidRDefault="00804172" w:rsidP="00203965">
      <w:pPr>
        <w:rPr>
          <w:rFonts w:ascii="Times New Roman" w:hAnsi="Times New Roman" w:cs="Times New Roman"/>
          <w:b/>
          <w:bCs/>
          <w:sz w:val="32"/>
          <w:szCs w:val="48"/>
        </w:rPr>
      </w:pPr>
    </w:p>
    <w:p w14:paraId="28B3E818" w14:textId="77777777" w:rsidR="00804172" w:rsidRPr="000A0CD5" w:rsidRDefault="00804172" w:rsidP="00203965">
      <w:pPr>
        <w:rPr>
          <w:rFonts w:ascii="Times New Roman" w:hAnsi="Times New Roman" w:cs="Times New Roman"/>
          <w:b/>
          <w:bCs/>
          <w:sz w:val="32"/>
          <w:szCs w:val="48"/>
        </w:rPr>
      </w:pPr>
    </w:p>
    <w:p w14:paraId="3F322166" w14:textId="77777777" w:rsidR="00804172" w:rsidRPr="000A0CD5" w:rsidRDefault="00804172" w:rsidP="00203965">
      <w:pPr>
        <w:rPr>
          <w:rFonts w:ascii="Times New Roman" w:hAnsi="Times New Roman" w:cs="Times New Roman"/>
          <w:b/>
          <w:bCs/>
          <w:sz w:val="32"/>
          <w:szCs w:val="48"/>
        </w:rPr>
      </w:pPr>
    </w:p>
    <w:p w14:paraId="61B65FA7" w14:textId="77777777" w:rsidR="00804172" w:rsidRPr="000A0CD5" w:rsidRDefault="00804172" w:rsidP="00203965">
      <w:pPr>
        <w:rPr>
          <w:rFonts w:ascii="Times New Roman" w:hAnsi="Times New Roman" w:cs="Times New Roman"/>
          <w:b/>
          <w:bCs/>
          <w:sz w:val="32"/>
          <w:szCs w:val="48"/>
        </w:rPr>
      </w:pPr>
    </w:p>
    <w:p w14:paraId="593ED845" w14:textId="77777777" w:rsidR="00804172" w:rsidRPr="000A0CD5" w:rsidRDefault="00804172" w:rsidP="00203965">
      <w:pPr>
        <w:rPr>
          <w:rFonts w:ascii="Times New Roman" w:hAnsi="Times New Roman" w:cs="Times New Roman"/>
          <w:b/>
          <w:bCs/>
          <w:sz w:val="32"/>
          <w:szCs w:val="48"/>
        </w:rPr>
      </w:pPr>
    </w:p>
    <w:p w14:paraId="4C8909A0" w14:textId="77777777" w:rsidR="00000000" w:rsidRDefault="00000000"/>
    <w:sectPr w:rsidR="0056754D" w:rsidSect="00A23521">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B29D9" w14:textId="77777777" w:rsidR="00D43771" w:rsidRPr="000A0CD5" w:rsidRDefault="00D43771" w:rsidP="00804172">
      <w:r w:rsidRPr="000A0CD5">
        <w:separator/>
      </w:r>
    </w:p>
  </w:endnote>
  <w:endnote w:type="continuationSeparator" w:id="0">
    <w:p w14:paraId="0BCB3F0D" w14:textId="77777777" w:rsidR="00D43771" w:rsidRPr="000A0CD5" w:rsidRDefault="00D43771" w:rsidP="00804172">
      <w:r w:rsidRPr="000A0C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4718F" w14:textId="77777777" w:rsidR="00D43771" w:rsidRPr="000A0CD5" w:rsidRDefault="00D43771" w:rsidP="00804172">
      <w:r w:rsidRPr="000A0CD5">
        <w:separator/>
      </w:r>
    </w:p>
  </w:footnote>
  <w:footnote w:type="continuationSeparator" w:id="0">
    <w:p w14:paraId="7A3275B1" w14:textId="77777777" w:rsidR="00D43771" w:rsidRPr="000A0CD5" w:rsidRDefault="00D43771" w:rsidP="00804172">
      <w:r w:rsidRPr="000A0CD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5D7"/>
    <w:multiLevelType w:val="hybridMultilevel"/>
    <w:tmpl w:val="C3A654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39075D"/>
    <w:multiLevelType w:val="hybridMultilevel"/>
    <w:tmpl w:val="471A2A56"/>
    <w:lvl w:ilvl="0" w:tplc="08090017">
      <w:start w:val="1"/>
      <w:numFmt w:val="lowerLetter"/>
      <w:lvlText w:val="%1)"/>
      <w:lvlJc w:val="left"/>
      <w:pPr>
        <w:ind w:left="720" w:hanging="360"/>
      </w:pPr>
    </w:lvl>
    <w:lvl w:ilvl="1" w:tplc="B0646E3E">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1919D2"/>
    <w:multiLevelType w:val="hybridMultilevel"/>
    <w:tmpl w:val="C41E6C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9818EC"/>
    <w:multiLevelType w:val="multilevel"/>
    <w:tmpl w:val="71D43CDE"/>
    <w:lvl w:ilvl="0">
      <w:start w:val="9"/>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2381CA1"/>
    <w:multiLevelType w:val="hybridMultilevel"/>
    <w:tmpl w:val="1C4259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071364"/>
    <w:multiLevelType w:val="hybridMultilevel"/>
    <w:tmpl w:val="686668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8631DF"/>
    <w:multiLevelType w:val="hybridMultilevel"/>
    <w:tmpl w:val="837468B4"/>
    <w:lvl w:ilvl="0" w:tplc="46B607E6">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9A25BD"/>
    <w:multiLevelType w:val="hybridMultilevel"/>
    <w:tmpl w:val="7584A272"/>
    <w:lvl w:ilvl="0" w:tplc="0809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8" w15:restartNumberingAfterBreak="0">
    <w:nsid w:val="3DFB0AC1"/>
    <w:multiLevelType w:val="hybridMultilevel"/>
    <w:tmpl w:val="37C62E22"/>
    <w:lvl w:ilvl="0" w:tplc="56A44298">
      <w:start w:val="1"/>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9" w15:restartNumberingAfterBreak="0">
    <w:nsid w:val="436420A0"/>
    <w:multiLevelType w:val="multilevel"/>
    <w:tmpl w:val="B70A75C4"/>
    <w:styleLink w:val="CurrentList1"/>
    <w:lvl w:ilvl="0">
      <w:start w:val="9"/>
      <w:numFmt w:val="decimal"/>
      <w:lvlText w:val="%1"/>
      <w:lvlJc w:val="left"/>
      <w:pPr>
        <w:ind w:left="360" w:hanging="360"/>
      </w:pPr>
      <w:rPr>
        <w:rFonts w:hint="default"/>
        <w:b/>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 w15:restartNumberingAfterBreak="0">
    <w:nsid w:val="47F77F82"/>
    <w:multiLevelType w:val="hybridMultilevel"/>
    <w:tmpl w:val="92CC32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6E6B7C"/>
    <w:multiLevelType w:val="hybridMultilevel"/>
    <w:tmpl w:val="2C26139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8F86CF1"/>
    <w:multiLevelType w:val="hybridMultilevel"/>
    <w:tmpl w:val="43D6EE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4D03D6"/>
    <w:multiLevelType w:val="hybridMultilevel"/>
    <w:tmpl w:val="D722ED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C7B2C07"/>
    <w:multiLevelType w:val="hybridMultilevel"/>
    <w:tmpl w:val="A6766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F806AEE"/>
    <w:multiLevelType w:val="multilevel"/>
    <w:tmpl w:val="41582D32"/>
    <w:lvl w:ilvl="0">
      <w:start w:val="9"/>
      <w:numFmt w:val="decimal"/>
      <w:lvlText w:val="%1"/>
      <w:lvlJc w:val="left"/>
      <w:pPr>
        <w:ind w:left="360" w:hanging="360"/>
      </w:pPr>
      <w:rPr>
        <w:rFonts w:hint="default"/>
        <w:b/>
      </w:rPr>
    </w:lvl>
    <w:lvl w:ilvl="1">
      <w:start w:val="1"/>
      <w:numFmt w:val="decimal"/>
      <w:lvlText w:val="%1.%2"/>
      <w:lvlJc w:val="left"/>
      <w:pPr>
        <w:ind w:left="720" w:hanging="360"/>
      </w:pPr>
      <w:rPr>
        <w:rFonts w:hint="default"/>
        <w:b w:val="0"/>
        <w:bCs/>
      </w:rPr>
    </w:lvl>
    <w:lvl w:ilvl="2">
      <w:start w:val="1"/>
      <w:numFmt w:val="decimal"/>
      <w:lvlText w:val="%1.%2.%3"/>
      <w:lvlJc w:val="left"/>
      <w:pPr>
        <w:ind w:left="1440" w:hanging="720"/>
      </w:pPr>
      <w:rPr>
        <w:rFonts w:hint="default"/>
        <w:b w:val="0"/>
        <w:bCs/>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67EE70CB"/>
    <w:multiLevelType w:val="multilevel"/>
    <w:tmpl w:val="DA882448"/>
    <w:lvl w:ilvl="0">
      <w:start w:val="9"/>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6FA43FD6"/>
    <w:multiLevelType w:val="hybridMultilevel"/>
    <w:tmpl w:val="4412C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62F3115"/>
    <w:multiLevelType w:val="hybridMultilevel"/>
    <w:tmpl w:val="5CF6E6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BE96CFA"/>
    <w:multiLevelType w:val="hybridMultilevel"/>
    <w:tmpl w:val="720218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1285779">
    <w:abstractNumId w:val="17"/>
  </w:num>
  <w:num w:numId="2" w16cid:durableId="1199507857">
    <w:abstractNumId w:val="12"/>
  </w:num>
  <w:num w:numId="3" w16cid:durableId="1704020635">
    <w:abstractNumId w:val="14"/>
  </w:num>
  <w:num w:numId="4" w16cid:durableId="2004162249">
    <w:abstractNumId w:val="10"/>
  </w:num>
  <w:num w:numId="5" w16cid:durableId="371275121">
    <w:abstractNumId w:val="13"/>
  </w:num>
  <w:num w:numId="6" w16cid:durableId="976376012">
    <w:abstractNumId w:val="2"/>
  </w:num>
  <w:num w:numId="7" w16cid:durableId="956136404">
    <w:abstractNumId w:val="15"/>
  </w:num>
  <w:num w:numId="8" w16cid:durableId="1320648398">
    <w:abstractNumId w:val="3"/>
  </w:num>
  <w:num w:numId="9" w16cid:durableId="760494133">
    <w:abstractNumId w:val="16"/>
  </w:num>
  <w:num w:numId="10" w16cid:durableId="1488748295">
    <w:abstractNumId w:val="9"/>
  </w:num>
  <w:num w:numId="11" w16cid:durableId="155190950">
    <w:abstractNumId w:val="5"/>
  </w:num>
  <w:num w:numId="12" w16cid:durableId="737217098">
    <w:abstractNumId w:val="0"/>
  </w:num>
  <w:num w:numId="13" w16cid:durableId="1192454709">
    <w:abstractNumId w:val="18"/>
  </w:num>
  <w:num w:numId="14" w16cid:durableId="1017195690">
    <w:abstractNumId w:val="19"/>
  </w:num>
  <w:num w:numId="15" w16cid:durableId="1266353019">
    <w:abstractNumId w:val="8"/>
  </w:num>
  <w:num w:numId="16" w16cid:durableId="317543036">
    <w:abstractNumId w:val="11"/>
  </w:num>
  <w:num w:numId="17" w16cid:durableId="577133581">
    <w:abstractNumId w:val="6"/>
  </w:num>
  <w:num w:numId="18" w16cid:durableId="197553869">
    <w:abstractNumId w:val="4"/>
  </w:num>
  <w:num w:numId="19" w16cid:durableId="2090534682">
    <w:abstractNumId w:val="1"/>
  </w:num>
  <w:num w:numId="20" w16cid:durableId="65333710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d, Neel Vinod">
    <w15:presenceInfo w15:providerId="AD" w15:userId="S::nvl2@student.le.ac.uk::6f4e8f16-2944-4a04-9671-a110b9a95c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65"/>
    <w:rsid w:val="00004D6E"/>
    <w:rsid w:val="00072E0B"/>
    <w:rsid w:val="00085E99"/>
    <w:rsid w:val="000A0CD5"/>
    <w:rsid w:val="000A27BB"/>
    <w:rsid w:val="000C300E"/>
    <w:rsid w:val="000D6A84"/>
    <w:rsid w:val="000F6AE2"/>
    <w:rsid w:val="00141DDC"/>
    <w:rsid w:val="0014434C"/>
    <w:rsid w:val="0017368F"/>
    <w:rsid w:val="001908AE"/>
    <w:rsid w:val="001969A8"/>
    <w:rsid w:val="001975A8"/>
    <w:rsid w:val="001D39C2"/>
    <w:rsid w:val="001F58CD"/>
    <w:rsid w:val="00203965"/>
    <w:rsid w:val="002134AF"/>
    <w:rsid w:val="002431F1"/>
    <w:rsid w:val="00256D16"/>
    <w:rsid w:val="002C590C"/>
    <w:rsid w:val="002D7D1E"/>
    <w:rsid w:val="00336C5A"/>
    <w:rsid w:val="0038161F"/>
    <w:rsid w:val="00382C16"/>
    <w:rsid w:val="00393113"/>
    <w:rsid w:val="00397219"/>
    <w:rsid w:val="003A50A9"/>
    <w:rsid w:val="003D2CAD"/>
    <w:rsid w:val="003D6090"/>
    <w:rsid w:val="00465E01"/>
    <w:rsid w:val="004C341E"/>
    <w:rsid w:val="004D2A96"/>
    <w:rsid w:val="004D68A7"/>
    <w:rsid w:val="004D7CA5"/>
    <w:rsid w:val="00502905"/>
    <w:rsid w:val="00525973"/>
    <w:rsid w:val="00536584"/>
    <w:rsid w:val="0058451B"/>
    <w:rsid w:val="005903C8"/>
    <w:rsid w:val="005B0ED1"/>
    <w:rsid w:val="005B7A69"/>
    <w:rsid w:val="005E6447"/>
    <w:rsid w:val="005F6B71"/>
    <w:rsid w:val="00606213"/>
    <w:rsid w:val="00625723"/>
    <w:rsid w:val="0079292C"/>
    <w:rsid w:val="007D0125"/>
    <w:rsid w:val="007E6D82"/>
    <w:rsid w:val="00804172"/>
    <w:rsid w:val="00874281"/>
    <w:rsid w:val="008E3BDF"/>
    <w:rsid w:val="008E7E4F"/>
    <w:rsid w:val="008F3A9D"/>
    <w:rsid w:val="00967D1D"/>
    <w:rsid w:val="00997C95"/>
    <w:rsid w:val="00A23521"/>
    <w:rsid w:val="00A25602"/>
    <w:rsid w:val="00A3660B"/>
    <w:rsid w:val="00A527B7"/>
    <w:rsid w:val="00A54819"/>
    <w:rsid w:val="00A71C7F"/>
    <w:rsid w:val="00A92B8A"/>
    <w:rsid w:val="00AB641F"/>
    <w:rsid w:val="00AC1BD0"/>
    <w:rsid w:val="00B52197"/>
    <w:rsid w:val="00B95AD8"/>
    <w:rsid w:val="00BB6289"/>
    <w:rsid w:val="00BD7EB3"/>
    <w:rsid w:val="00C2648B"/>
    <w:rsid w:val="00C35C39"/>
    <w:rsid w:val="00CB7744"/>
    <w:rsid w:val="00CC70E3"/>
    <w:rsid w:val="00CF16AD"/>
    <w:rsid w:val="00D35A38"/>
    <w:rsid w:val="00D43771"/>
    <w:rsid w:val="00D54BDC"/>
    <w:rsid w:val="00D94CDB"/>
    <w:rsid w:val="00DB5711"/>
    <w:rsid w:val="00DE3AC9"/>
    <w:rsid w:val="00E158F8"/>
    <w:rsid w:val="00E1785E"/>
    <w:rsid w:val="00EB58E6"/>
    <w:rsid w:val="00EE2DF3"/>
    <w:rsid w:val="00F277DE"/>
    <w:rsid w:val="00F35D10"/>
    <w:rsid w:val="00F36361"/>
    <w:rsid w:val="00F7165D"/>
    <w:rsid w:val="00F73C52"/>
    <w:rsid w:val="00FA03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0890"/>
  <w15:chartTrackingRefBased/>
  <w15:docId w15:val="{61322A95-F241-4196-8FF7-1513ADB3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AE2"/>
    <w:pPr>
      <w:spacing w:after="0" w:line="240" w:lineRule="auto"/>
      <w:jc w:val="both"/>
    </w:pPr>
    <w:rPr>
      <w:rFonts w:ascii="Arial" w:hAnsi="Arial"/>
      <w:sz w:val="24"/>
    </w:rPr>
  </w:style>
  <w:style w:type="paragraph" w:styleId="Heading1">
    <w:name w:val="heading 1"/>
    <w:basedOn w:val="Normal"/>
    <w:next w:val="Normal"/>
    <w:link w:val="Heading1Char"/>
    <w:uiPriority w:val="9"/>
    <w:qFormat/>
    <w:rsid w:val="00F277DE"/>
    <w:pPr>
      <w:keepNext/>
      <w:keepLines/>
      <w:spacing w:before="360" w:after="280"/>
      <w:outlineLvl w:val="0"/>
    </w:pPr>
    <w:rPr>
      <w:rFonts w:ascii="Times New Roman" w:eastAsiaTheme="majorEastAsia" w:hAnsi="Times New Roman" w:cstheme="majorBidi"/>
      <w:b/>
      <w:color w:val="000000" w:themeColor="text1"/>
      <w:spacing w:val="10"/>
      <w:kern w:val="28"/>
      <w:sz w:val="32"/>
      <w:szCs w:val="32"/>
    </w:rPr>
  </w:style>
  <w:style w:type="paragraph" w:styleId="Heading2">
    <w:name w:val="heading 2"/>
    <w:basedOn w:val="Normal"/>
    <w:next w:val="Normal"/>
    <w:link w:val="Heading2Char"/>
    <w:uiPriority w:val="9"/>
    <w:unhideWhenUsed/>
    <w:qFormat/>
    <w:rsid w:val="00F277D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E7E4F"/>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7DE"/>
    <w:rPr>
      <w:rFonts w:ascii="Times New Roman" w:eastAsiaTheme="majorEastAsia" w:hAnsi="Times New Roman" w:cstheme="majorBidi"/>
      <w:b/>
      <w:color w:val="000000" w:themeColor="text1"/>
      <w:spacing w:val="10"/>
      <w:kern w:val="28"/>
      <w:sz w:val="32"/>
      <w:szCs w:val="32"/>
    </w:rPr>
  </w:style>
  <w:style w:type="character" w:styleId="Hyperlink">
    <w:name w:val="Hyperlink"/>
    <w:basedOn w:val="DefaultParagraphFont"/>
    <w:uiPriority w:val="99"/>
    <w:unhideWhenUsed/>
    <w:rsid w:val="00203965"/>
    <w:rPr>
      <w:color w:val="0563C1" w:themeColor="hyperlink"/>
      <w:u w:val="single"/>
    </w:rPr>
  </w:style>
  <w:style w:type="paragraph" w:styleId="TOCHeading">
    <w:name w:val="TOC Heading"/>
    <w:basedOn w:val="Heading1"/>
    <w:next w:val="Normal"/>
    <w:uiPriority w:val="39"/>
    <w:unhideWhenUsed/>
    <w:qFormat/>
    <w:rsid w:val="00203965"/>
    <w:pPr>
      <w:spacing w:line="259" w:lineRule="auto"/>
      <w:jc w:val="left"/>
      <w:outlineLvl w:val="9"/>
    </w:pPr>
    <w:rPr>
      <w:lang w:val="en-US"/>
    </w:rPr>
  </w:style>
  <w:style w:type="paragraph" w:styleId="TOC1">
    <w:name w:val="toc 1"/>
    <w:basedOn w:val="Normal"/>
    <w:next w:val="Normal"/>
    <w:autoRedefine/>
    <w:uiPriority w:val="39"/>
    <w:unhideWhenUsed/>
    <w:rsid w:val="00203965"/>
    <w:pPr>
      <w:spacing w:after="100"/>
    </w:pPr>
  </w:style>
  <w:style w:type="paragraph" w:styleId="TOC2">
    <w:name w:val="toc 2"/>
    <w:basedOn w:val="Normal"/>
    <w:next w:val="Normal"/>
    <w:autoRedefine/>
    <w:uiPriority w:val="39"/>
    <w:unhideWhenUsed/>
    <w:rsid w:val="00A527B7"/>
    <w:pPr>
      <w:spacing w:after="100" w:line="259" w:lineRule="auto"/>
      <w:ind w:left="220"/>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A527B7"/>
    <w:pPr>
      <w:spacing w:after="100" w:line="259" w:lineRule="auto"/>
      <w:ind w:left="440"/>
      <w:jc w:val="left"/>
    </w:pPr>
    <w:rPr>
      <w:rFonts w:asciiTheme="minorHAnsi" w:eastAsiaTheme="minorEastAsia" w:hAnsiTheme="minorHAnsi" w:cs="Times New Roman"/>
      <w:sz w:val="22"/>
      <w:lang w:val="en-US"/>
    </w:rPr>
  </w:style>
  <w:style w:type="paragraph" w:styleId="NormalWeb">
    <w:name w:val="Normal (Web)"/>
    <w:basedOn w:val="Normal"/>
    <w:uiPriority w:val="99"/>
    <w:semiHidden/>
    <w:unhideWhenUsed/>
    <w:rsid w:val="001D39C2"/>
    <w:rPr>
      <w:rFonts w:ascii="Times New Roman" w:hAnsi="Times New Roman" w:cs="Times New Roman"/>
      <w:szCs w:val="24"/>
    </w:rPr>
  </w:style>
  <w:style w:type="character" w:customStyle="1" w:styleId="Heading2Char">
    <w:name w:val="Heading 2 Char"/>
    <w:basedOn w:val="DefaultParagraphFont"/>
    <w:link w:val="Heading2"/>
    <w:uiPriority w:val="9"/>
    <w:rsid w:val="00F277D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E7E4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E7E4F"/>
    <w:pPr>
      <w:ind w:left="720"/>
      <w:contextualSpacing/>
    </w:pPr>
  </w:style>
  <w:style w:type="paragraph" w:styleId="Header">
    <w:name w:val="header"/>
    <w:basedOn w:val="Normal"/>
    <w:link w:val="HeaderChar"/>
    <w:uiPriority w:val="99"/>
    <w:unhideWhenUsed/>
    <w:rsid w:val="00804172"/>
    <w:pPr>
      <w:tabs>
        <w:tab w:val="center" w:pos="4513"/>
        <w:tab w:val="right" w:pos="9026"/>
      </w:tabs>
    </w:pPr>
  </w:style>
  <w:style w:type="character" w:customStyle="1" w:styleId="HeaderChar">
    <w:name w:val="Header Char"/>
    <w:basedOn w:val="DefaultParagraphFont"/>
    <w:link w:val="Header"/>
    <w:uiPriority w:val="99"/>
    <w:rsid w:val="00804172"/>
    <w:rPr>
      <w:rFonts w:ascii="Arial" w:hAnsi="Arial"/>
      <w:sz w:val="24"/>
    </w:rPr>
  </w:style>
  <w:style w:type="paragraph" w:styleId="Footer">
    <w:name w:val="footer"/>
    <w:basedOn w:val="Normal"/>
    <w:link w:val="FooterChar"/>
    <w:uiPriority w:val="99"/>
    <w:unhideWhenUsed/>
    <w:rsid w:val="00804172"/>
    <w:pPr>
      <w:tabs>
        <w:tab w:val="center" w:pos="4513"/>
        <w:tab w:val="right" w:pos="9026"/>
      </w:tabs>
    </w:pPr>
  </w:style>
  <w:style w:type="character" w:customStyle="1" w:styleId="FooterChar">
    <w:name w:val="Footer Char"/>
    <w:basedOn w:val="DefaultParagraphFont"/>
    <w:link w:val="Footer"/>
    <w:uiPriority w:val="99"/>
    <w:rsid w:val="00804172"/>
    <w:rPr>
      <w:rFonts w:ascii="Arial" w:hAnsi="Arial"/>
      <w:sz w:val="24"/>
    </w:rPr>
  </w:style>
  <w:style w:type="numbering" w:customStyle="1" w:styleId="CurrentList1">
    <w:name w:val="Current List1"/>
    <w:uiPriority w:val="99"/>
    <w:rsid w:val="00EE2DF3"/>
    <w:pPr>
      <w:numPr>
        <w:numId w:val="10"/>
      </w:numPr>
    </w:pPr>
  </w:style>
  <w:style w:type="paragraph" w:styleId="Revision">
    <w:name w:val="Revision"/>
    <w:hidden/>
    <w:uiPriority w:val="99"/>
    <w:semiHidden/>
    <w:rsid w:val="00A3660B"/>
    <w:pPr>
      <w:spacing w:after="0" w:line="240" w:lineRule="auto"/>
    </w:pPr>
    <w:rPr>
      <w:rFonts w:ascii="Arial" w:hAnsi="Arial"/>
      <w:sz w:val="24"/>
    </w:rPr>
  </w:style>
  <w:style w:type="character" w:styleId="UnresolvedMention">
    <w:name w:val="Unresolved Mention"/>
    <w:basedOn w:val="DefaultParagraphFont"/>
    <w:uiPriority w:val="99"/>
    <w:semiHidden/>
    <w:unhideWhenUsed/>
    <w:rsid w:val="00A3660B"/>
    <w:rPr>
      <w:color w:val="605E5C"/>
      <w:shd w:val="clear" w:color="auto" w:fill="E1DFDD"/>
    </w:rPr>
  </w:style>
  <w:style w:type="paragraph" w:styleId="EndnoteText">
    <w:name w:val="endnote text"/>
    <w:basedOn w:val="Normal"/>
    <w:link w:val="EndnoteTextChar"/>
    <w:uiPriority w:val="99"/>
    <w:semiHidden/>
    <w:unhideWhenUsed/>
    <w:rsid w:val="001F58CD"/>
    <w:rPr>
      <w:sz w:val="20"/>
      <w:szCs w:val="20"/>
    </w:rPr>
  </w:style>
  <w:style w:type="character" w:customStyle="1" w:styleId="EndnoteTextChar">
    <w:name w:val="Endnote Text Char"/>
    <w:basedOn w:val="DefaultParagraphFont"/>
    <w:link w:val="EndnoteText"/>
    <w:uiPriority w:val="99"/>
    <w:semiHidden/>
    <w:rsid w:val="001F58CD"/>
    <w:rPr>
      <w:rFonts w:ascii="Arial" w:hAnsi="Arial"/>
      <w:sz w:val="20"/>
      <w:szCs w:val="20"/>
    </w:rPr>
  </w:style>
  <w:style w:type="character" w:styleId="EndnoteReference">
    <w:name w:val="endnote reference"/>
    <w:basedOn w:val="DefaultParagraphFont"/>
    <w:uiPriority w:val="99"/>
    <w:semiHidden/>
    <w:unhideWhenUsed/>
    <w:rsid w:val="001F58CD"/>
    <w:rPr>
      <w:vertAlign w:val="superscript"/>
    </w:rPr>
  </w:style>
  <w:style w:type="character" w:styleId="FollowedHyperlink">
    <w:name w:val="FollowedHyperlink"/>
    <w:basedOn w:val="DefaultParagraphFont"/>
    <w:uiPriority w:val="99"/>
    <w:semiHidden/>
    <w:unhideWhenUsed/>
    <w:rsid w:val="001F58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04515-C63C-4625-8D7D-2DC508AB9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10</Pages>
  <Words>3112</Words>
  <Characters>17740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20811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Drake</dc:creator>
  <cp:keywords/>
  <dc:description/>
  <cp:lastModifiedBy>Lad, Neel Vinod</cp:lastModifiedBy>
  <cp:revision>58</cp:revision>
  <dcterms:created xsi:type="dcterms:W3CDTF">2025-08-15T01:01:00Z</dcterms:created>
  <dcterms:modified xsi:type="dcterms:W3CDTF">2025-08-15T11:48:00Z</dcterms:modified>
</cp:coreProperties>
</file>